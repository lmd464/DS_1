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61877" w:rsidRPr="00D55F4D">
        <w:rPr>
          <w:rFonts w:cstheme="minorHAnsi"/>
          <w:sz w:val="32"/>
          <w:szCs w:val="32"/>
        </w:rPr>
        <w:t xml:space="preserve"> 0</w:t>
      </w:r>
      <w:ins w:id="0" w:author="최재범" w:date="2018-04-24T21:23:00Z">
        <w:r w:rsidR="00B56288">
          <w:rPr>
            <w:rFonts w:cstheme="minorHAnsi"/>
            <w:sz w:val="32"/>
            <w:szCs w:val="32"/>
          </w:rPr>
          <w:t>7</w:t>
        </w:r>
      </w:ins>
      <w:del w:id="1" w:author="최재범" w:date="2018-04-24T21:23:00Z">
        <w:r w:rsidR="00B32B15" w:rsidDel="00B56288">
          <w:rPr>
            <w:rFonts w:cstheme="minorHAnsi"/>
            <w:sz w:val="32"/>
            <w:szCs w:val="32"/>
          </w:rPr>
          <w:delText>6</w:delText>
        </w:r>
      </w:del>
      <w:r w:rsidRPr="00D55F4D">
        <w:rPr>
          <w:rFonts w:cstheme="minorHAnsi"/>
          <w:sz w:val="32"/>
          <w:szCs w:val="32"/>
        </w:rPr>
        <w:t>주</w:t>
      </w:r>
      <w:r w:rsidRPr="00D55F4D">
        <w:rPr>
          <w:rFonts w:cstheme="minorHAnsi"/>
          <w:sz w:val="32"/>
          <w:szCs w:val="32"/>
        </w:rPr>
        <w:t xml:space="preserve">] </w:t>
      </w:r>
      <w:r w:rsidR="00314586">
        <w:rPr>
          <w:rFonts w:cstheme="minorHAnsi" w:hint="eastAsia"/>
          <w:sz w:val="32"/>
          <w:szCs w:val="32"/>
        </w:rPr>
        <w:t>스택</w:t>
      </w:r>
      <w:r w:rsidR="000870D3">
        <w:rPr>
          <w:rFonts w:cstheme="minorHAnsi" w:hint="eastAsia"/>
          <w:sz w:val="32"/>
          <w:szCs w:val="32"/>
        </w:rPr>
        <w:t xml:space="preserve"> </w:t>
      </w:r>
      <w:r w:rsidR="000870D3">
        <w:rPr>
          <w:rFonts w:cstheme="minorHAnsi"/>
          <w:sz w:val="32"/>
          <w:szCs w:val="32"/>
        </w:rPr>
        <w:t xml:space="preserve">– </w:t>
      </w:r>
      <w:r w:rsidR="00314586">
        <w:rPr>
          <w:rFonts w:cstheme="minorHAnsi" w:hint="eastAsia"/>
          <w:sz w:val="32"/>
          <w:szCs w:val="32"/>
        </w:rPr>
        <w:t>기본</w:t>
      </w:r>
      <w:r w:rsidR="00314586">
        <w:rPr>
          <w:rFonts w:cstheme="minorHAnsi" w:hint="eastAsia"/>
          <w:sz w:val="32"/>
          <w:szCs w:val="32"/>
        </w:rPr>
        <w:t xml:space="preserve"> </w:t>
      </w:r>
      <w:r w:rsidR="00314586">
        <w:rPr>
          <w:rFonts w:cstheme="minorHAnsi" w:hint="eastAsia"/>
          <w:sz w:val="32"/>
          <w:szCs w:val="32"/>
        </w:rPr>
        <w:t>기</w:t>
      </w:r>
      <w:r w:rsidR="00BC1713">
        <w:rPr>
          <w:rFonts w:cstheme="minorHAnsi" w:hint="eastAsia"/>
          <w:sz w:val="32"/>
          <w:szCs w:val="32"/>
        </w:rPr>
        <w:t>능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5D7A4D" w:rsidRPr="00D55F4D">
        <w:rPr>
          <w:rFonts w:cstheme="minorHAnsi"/>
          <w:sz w:val="32"/>
          <w:szCs w:val="32"/>
        </w:rPr>
        <w:t xml:space="preserve"> 4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BC1713">
        <w:rPr>
          <w:rFonts w:cstheme="minorHAnsi"/>
          <w:sz w:val="32"/>
          <w:szCs w:val="32"/>
        </w:rPr>
        <w:t>24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C26EA0" w:rsidRDefault="003008CA" w:rsidP="00C26EA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55312E">
        <w:rPr>
          <w:rFonts w:cstheme="minorHAnsi" w:hint="eastAsia"/>
          <w:b/>
          <w:sz w:val="24"/>
        </w:rPr>
        <w:t xml:space="preserve">, </w:t>
      </w:r>
      <w:r w:rsidR="0055312E">
        <w:rPr>
          <w:rFonts w:cstheme="minorHAnsi" w:hint="eastAsia"/>
          <w:b/>
          <w:sz w:val="24"/>
        </w:rPr>
        <w:t>자료구</w:t>
      </w:r>
      <w:r w:rsidR="007C217F">
        <w:rPr>
          <w:rFonts w:cstheme="minorHAnsi" w:hint="eastAsia"/>
          <w:b/>
          <w:sz w:val="24"/>
        </w:rPr>
        <w:t>조</w:t>
      </w:r>
    </w:p>
    <w:p w:rsidR="007C217F" w:rsidRDefault="007C217F" w:rsidP="007C217F">
      <w:pPr>
        <w:spacing w:after="0"/>
        <w:ind w:left="1080"/>
        <w:rPr>
          <w:rFonts w:cstheme="minorHAnsi"/>
          <w:b/>
          <w:sz w:val="24"/>
        </w:rPr>
      </w:pPr>
    </w:p>
    <w:p w:rsidR="0051175A" w:rsidRDefault="000F1EAE" w:rsidP="007C217F">
      <w:pPr>
        <w:spacing w:after="0"/>
        <w:ind w:left="1080"/>
        <w:rPr>
          <w:ins w:id="2" w:author="최재범" w:date="2018-04-24T20:42:00Z"/>
          <w:rFonts w:cstheme="minorHAnsi"/>
          <w:sz w:val="24"/>
          <w:lang w:val="en-US"/>
        </w:rPr>
      </w:pPr>
      <w:r>
        <w:rPr>
          <w:rFonts w:cstheme="minorHAnsi" w:hint="eastAsia"/>
          <w:sz w:val="24"/>
        </w:rPr>
        <w:t>선입</w:t>
      </w:r>
      <w:r w:rsidR="002B0D99">
        <w:rPr>
          <w:rFonts w:cstheme="minorHAnsi" w:hint="eastAsia"/>
          <w:sz w:val="24"/>
        </w:rPr>
        <w:t>후출</w:t>
      </w:r>
      <w:r w:rsidR="00C73A2A">
        <w:rPr>
          <w:rFonts w:cstheme="minorHAnsi" w:hint="eastAsia"/>
          <w:sz w:val="24"/>
        </w:rPr>
        <w:t>을</w:t>
      </w:r>
      <w:r w:rsidR="00C73A2A">
        <w:rPr>
          <w:rFonts w:cstheme="minorHAnsi" w:hint="eastAsia"/>
          <w:sz w:val="24"/>
        </w:rPr>
        <w:t xml:space="preserve"> </w:t>
      </w:r>
      <w:r w:rsidR="00C73A2A">
        <w:rPr>
          <w:rFonts w:cstheme="minorHAnsi" w:hint="eastAsia"/>
          <w:sz w:val="24"/>
        </w:rPr>
        <w:t>특징으로</w:t>
      </w:r>
      <w:r w:rsidR="00C73A2A">
        <w:rPr>
          <w:rFonts w:cstheme="minorHAnsi" w:hint="eastAsia"/>
          <w:sz w:val="24"/>
        </w:rPr>
        <w:t xml:space="preserve"> </w:t>
      </w:r>
      <w:r w:rsidR="00C73A2A">
        <w:rPr>
          <w:rFonts w:cstheme="minorHAnsi" w:hint="eastAsia"/>
          <w:sz w:val="24"/>
        </w:rPr>
        <w:t>갖는</w:t>
      </w:r>
      <w:r w:rsidR="00C73A2A">
        <w:rPr>
          <w:rFonts w:cstheme="minorHAnsi" w:hint="eastAsia"/>
          <w:sz w:val="24"/>
        </w:rPr>
        <w:t xml:space="preserve"> </w:t>
      </w:r>
      <w:r w:rsidR="00C73A2A">
        <w:rPr>
          <w:rFonts w:cstheme="minorHAnsi"/>
          <w:sz w:val="24"/>
          <w:lang w:val="en-US"/>
        </w:rPr>
        <w:t>Stack</w:t>
      </w:r>
      <w:r w:rsidR="00C73A2A">
        <w:rPr>
          <w:rFonts w:cstheme="minorHAnsi" w:hint="eastAsia"/>
          <w:sz w:val="24"/>
          <w:lang w:val="en-US"/>
        </w:rPr>
        <w:t xml:space="preserve"> </w:t>
      </w:r>
      <w:r w:rsidR="00C73A2A">
        <w:rPr>
          <w:rFonts w:cstheme="minorHAnsi" w:hint="eastAsia"/>
          <w:sz w:val="24"/>
          <w:lang w:val="en-US"/>
        </w:rPr>
        <w:t>구조를</w:t>
      </w:r>
      <w:r w:rsidR="00C73A2A">
        <w:rPr>
          <w:rFonts w:cstheme="minorHAnsi" w:hint="eastAsia"/>
          <w:sz w:val="24"/>
          <w:lang w:val="en-US"/>
        </w:rPr>
        <w:t xml:space="preserve"> </w:t>
      </w:r>
      <w:r w:rsidR="00C73A2A">
        <w:rPr>
          <w:rFonts w:cstheme="minorHAnsi" w:hint="eastAsia"/>
          <w:sz w:val="24"/>
          <w:lang w:val="en-US"/>
        </w:rPr>
        <w:t>구현하였다</w:t>
      </w:r>
      <w:r w:rsidR="00C73A2A">
        <w:rPr>
          <w:rFonts w:cstheme="minorHAnsi" w:hint="eastAsia"/>
          <w:sz w:val="24"/>
          <w:lang w:val="en-US"/>
        </w:rPr>
        <w:t>.</w:t>
      </w:r>
      <w:r w:rsidR="00C73A2A">
        <w:rPr>
          <w:rFonts w:cstheme="minorHAnsi"/>
          <w:sz w:val="24"/>
          <w:lang w:val="en-US"/>
        </w:rPr>
        <w:t xml:space="preserve"> </w:t>
      </w:r>
      <w:r w:rsidR="002B0CD3">
        <w:rPr>
          <w:rFonts w:cstheme="minorHAnsi" w:hint="eastAsia"/>
          <w:sz w:val="24"/>
          <w:lang w:val="en-US"/>
        </w:rPr>
        <w:t>맨</w:t>
      </w:r>
      <w:r w:rsidR="002B0CD3">
        <w:rPr>
          <w:rFonts w:cstheme="minorHAnsi" w:hint="eastAsia"/>
          <w:sz w:val="24"/>
          <w:lang w:val="en-US"/>
        </w:rPr>
        <w:t xml:space="preserve"> </w:t>
      </w:r>
      <w:r w:rsidR="002B0CD3">
        <w:rPr>
          <w:rFonts w:cstheme="minorHAnsi" w:hint="eastAsia"/>
          <w:sz w:val="24"/>
          <w:lang w:val="en-US"/>
        </w:rPr>
        <w:t>처음에</w:t>
      </w:r>
      <w:r w:rsidR="002B0CD3">
        <w:rPr>
          <w:rFonts w:cstheme="minorHAnsi" w:hint="eastAsia"/>
          <w:sz w:val="24"/>
          <w:lang w:val="en-US"/>
        </w:rPr>
        <w:t xml:space="preserve"> </w:t>
      </w:r>
      <w:r w:rsidR="002B0CD3">
        <w:rPr>
          <w:rFonts w:cstheme="minorHAnsi" w:hint="eastAsia"/>
          <w:sz w:val="24"/>
          <w:lang w:val="en-US"/>
        </w:rPr>
        <w:t>넣은</w:t>
      </w:r>
      <w:r w:rsidR="002B0CD3">
        <w:rPr>
          <w:rFonts w:cstheme="minorHAnsi" w:hint="eastAsia"/>
          <w:sz w:val="24"/>
          <w:lang w:val="en-US"/>
        </w:rPr>
        <w:t xml:space="preserve"> </w:t>
      </w:r>
      <w:r w:rsidR="002B0CD3">
        <w:rPr>
          <w:rFonts w:cstheme="minorHAnsi" w:hint="eastAsia"/>
          <w:sz w:val="24"/>
          <w:lang w:val="en-US"/>
        </w:rPr>
        <w:t>원소의</w:t>
      </w:r>
      <w:r w:rsidR="002B0CD3">
        <w:rPr>
          <w:rFonts w:cstheme="minorHAnsi" w:hint="eastAsia"/>
          <w:sz w:val="24"/>
          <w:lang w:val="en-US"/>
        </w:rPr>
        <w:t xml:space="preserve"> </w:t>
      </w:r>
      <w:r w:rsidR="002B0CD3">
        <w:rPr>
          <w:rFonts w:cstheme="minorHAnsi" w:hint="eastAsia"/>
          <w:sz w:val="24"/>
          <w:lang w:val="en-US"/>
        </w:rPr>
        <w:t>위치가</w:t>
      </w:r>
      <w:r w:rsidR="002B0CD3">
        <w:rPr>
          <w:rFonts w:cstheme="minorHAnsi" w:hint="eastAsia"/>
          <w:sz w:val="24"/>
          <w:lang w:val="en-US"/>
        </w:rPr>
        <w:t xml:space="preserve"> </w:t>
      </w:r>
      <w:r w:rsidR="002B0CD3">
        <w:rPr>
          <w:rFonts w:cstheme="minorHAnsi"/>
          <w:sz w:val="24"/>
          <w:lang w:val="en-US"/>
        </w:rPr>
        <w:t>Bottom</w:t>
      </w:r>
      <w:r w:rsidR="007D0B9A">
        <w:rPr>
          <w:rFonts w:cstheme="minorHAnsi" w:hint="eastAsia"/>
          <w:sz w:val="24"/>
          <w:lang w:val="en-US"/>
        </w:rPr>
        <w:t>이</w:t>
      </w:r>
      <w:r w:rsidR="007D0B9A">
        <w:rPr>
          <w:rFonts w:cstheme="minorHAnsi" w:hint="eastAsia"/>
          <w:sz w:val="24"/>
          <w:lang w:val="en-US"/>
        </w:rPr>
        <w:t xml:space="preserve"> </w:t>
      </w:r>
      <w:r w:rsidR="007D0B9A">
        <w:rPr>
          <w:rFonts w:cstheme="minorHAnsi" w:hint="eastAsia"/>
          <w:sz w:val="24"/>
          <w:lang w:val="en-US"/>
        </w:rPr>
        <w:t>되고</w:t>
      </w:r>
      <w:r w:rsidR="007D0B9A">
        <w:rPr>
          <w:rFonts w:cstheme="minorHAnsi" w:hint="eastAsia"/>
          <w:sz w:val="24"/>
          <w:lang w:val="en-US"/>
        </w:rPr>
        <w:t>,</w:t>
      </w:r>
      <w:r w:rsidR="007D0B9A">
        <w:rPr>
          <w:rFonts w:cstheme="minorHAnsi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맨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나중에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넣은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원소의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위치가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/>
          <w:sz w:val="24"/>
          <w:lang w:val="en-US"/>
        </w:rPr>
        <w:t>Top</w:t>
      </w:r>
      <w:r w:rsidR="00A54FA1">
        <w:rPr>
          <w:rFonts w:cstheme="minorHAnsi" w:hint="eastAsia"/>
          <w:sz w:val="24"/>
          <w:lang w:val="en-US"/>
        </w:rPr>
        <w:t>이</w:t>
      </w:r>
      <w:r w:rsidR="00A54FA1">
        <w:rPr>
          <w:rFonts w:cstheme="minorHAnsi" w:hint="eastAsia"/>
          <w:sz w:val="24"/>
          <w:lang w:val="en-US"/>
        </w:rPr>
        <w:t xml:space="preserve"> </w:t>
      </w:r>
      <w:r w:rsidR="00A54FA1">
        <w:rPr>
          <w:rFonts w:cstheme="minorHAnsi" w:hint="eastAsia"/>
          <w:sz w:val="24"/>
          <w:lang w:val="en-US"/>
        </w:rPr>
        <w:t>된다</w:t>
      </w:r>
      <w:r w:rsidR="00A54FA1">
        <w:rPr>
          <w:rFonts w:cstheme="minorHAnsi" w:hint="eastAsia"/>
          <w:sz w:val="24"/>
          <w:lang w:val="en-US"/>
        </w:rPr>
        <w:t>.</w:t>
      </w:r>
      <w:ins w:id="3" w:author="최재범" w:date="2018-04-24T20:42:00Z">
        <w:r w:rsidR="0051175A">
          <w:rPr>
            <w:rFonts w:cstheme="minorHAnsi" w:hint="eastAsia"/>
            <w:sz w:val="24"/>
            <w:lang w:val="en-US"/>
          </w:rPr>
          <w:t xml:space="preserve"> </w:t>
        </w:r>
      </w:ins>
    </w:p>
    <w:p w:rsidR="00DB6FC8" w:rsidRDefault="009B4B28" w:rsidP="007C217F">
      <w:pPr>
        <w:spacing w:after="0"/>
        <w:ind w:left="1080"/>
        <w:rPr>
          <w:ins w:id="4" w:author="최재범" w:date="2018-04-24T20:43:00Z"/>
          <w:rFonts w:cstheme="minorHAnsi"/>
          <w:sz w:val="24"/>
          <w:lang w:val="en-US"/>
        </w:rPr>
      </w:pPr>
      <w:ins w:id="5" w:author="최재범" w:date="2018-04-24T20:42:00Z">
        <w:r>
          <w:rPr>
            <w:rFonts w:cstheme="minorHAnsi" w:hint="eastAsia"/>
            <w:sz w:val="24"/>
            <w:lang w:val="en-US"/>
          </w:rPr>
          <w:t>원소를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추가</w:t>
        </w:r>
        <w:r w:rsidR="00DB3F6A">
          <w:rPr>
            <w:rFonts w:cstheme="minorHAnsi" w:hint="eastAsia"/>
            <w:sz w:val="24"/>
            <w:lang w:val="en-US"/>
          </w:rPr>
          <w:t>하거나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제거할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때에는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/>
            <w:sz w:val="24"/>
            <w:lang w:val="en-US"/>
          </w:rPr>
          <w:t>Top</w:t>
        </w:r>
        <w:r w:rsidR="00DB3F6A">
          <w:rPr>
            <w:rFonts w:cstheme="minorHAnsi" w:hint="eastAsia"/>
            <w:sz w:val="24"/>
            <w:lang w:val="en-US"/>
          </w:rPr>
          <w:t>의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위치가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변동하게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되며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/>
            <w:sz w:val="24"/>
            <w:lang w:val="en-US"/>
          </w:rPr>
          <w:t>Bottom</w:t>
        </w:r>
        <w:r w:rsidR="00DB3F6A">
          <w:rPr>
            <w:rFonts w:cstheme="minorHAnsi" w:hint="eastAsia"/>
            <w:sz w:val="24"/>
            <w:lang w:val="en-US"/>
          </w:rPr>
          <w:t>의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위치는</w:t>
        </w:r>
        <w:r w:rsidR="00DB3F6A">
          <w:rPr>
            <w:rFonts w:cstheme="minorHAnsi" w:hint="eastAsia"/>
            <w:sz w:val="24"/>
            <w:lang w:val="en-US"/>
          </w:rPr>
          <w:t xml:space="preserve"> </w:t>
        </w:r>
        <w:r w:rsidR="00DB3F6A">
          <w:rPr>
            <w:rFonts w:cstheme="minorHAnsi" w:hint="eastAsia"/>
            <w:sz w:val="24"/>
            <w:lang w:val="en-US"/>
          </w:rPr>
          <w:t>변</w:t>
        </w:r>
        <w:r w:rsidR="00D44529">
          <w:rPr>
            <w:rFonts w:cstheme="minorHAnsi" w:hint="eastAsia"/>
            <w:sz w:val="24"/>
            <w:lang w:val="en-US"/>
          </w:rPr>
          <w:t>하지</w:t>
        </w:r>
        <w:r w:rsidR="00D44529">
          <w:rPr>
            <w:rFonts w:cstheme="minorHAnsi" w:hint="eastAsia"/>
            <w:sz w:val="24"/>
            <w:lang w:val="en-US"/>
          </w:rPr>
          <w:t xml:space="preserve"> </w:t>
        </w:r>
        <w:r w:rsidR="00D44529">
          <w:rPr>
            <w:rFonts w:cstheme="minorHAnsi" w:hint="eastAsia"/>
            <w:sz w:val="24"/>
            <w:lang w:val="en-US"/>
          </w:rPr>
          <w:t>않는다</w:t>
        </w:r>
        <w:r w:rsidR="00D44529">
          <w:rPr>
            <w:rFonts w:cstheme="minorHAnsi" w:hint="eastAsia"/>
            <w:sz w:val="24"/>
            <w:lang w:val="en-US"/>
          </w:rPr>
          <w:t>.</w:t>
        </w:r>
      </w:ins>
    </w:p>
    <w:p w:rsidR="007C217F" w:rsidRPr="007A50A9" w:rsidRDefault="00DB6FC8" w:rsidP="007C217F">
      <w:pPr>
        <w:spacing w:after="0"/>
        <w:ind w:left="1080"/>
        <w:rPr>
          <w:rFonts w:cstheme="minorHAnsi"/>
          <w:sz w:val="24"/>
          <w:lang w:val="en-US"/>
        </w:rPr>
      </w:pPr>
      <w:ins w:id="6" w:author="최재범" w:date="2018-04-24T20:43:00Z">
        <w:r>
          <w:rPr>
            <w:rFonts w:cstheme="minorHAnsi"/>
            <w:sz w:val="24"/>
            <w:lang w:val="en-US"/>
          </w:rPr>
          <w:t>Stack</w:t>
        </w:r>
        <w:r>
          <w:rPr>
            <w:rFonts w:cstheme="minorHAnsi" w:hint="eastAsia"/>
            <w:sz w:val="24"/>
            <w:lang w:val="en-US"/>
          </w:rPr>
          <w:t>의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특성을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구현하는</w:t>
        </w:r>
        <w:r>
          <w:rPr>
            <w:rFonts w:cstheme="minorHAnsi" w:hint="eastAsia"/>
            <w:sz w:val="24"/>
            <w:lang w:val="en-US"/>
          </w:rPr>
          <w:t xml:space="preserve"> </w:t>
        </w:r>
        <w:r w:rsidR="00C94B4F">
          <w:rPr>
            <w:rFonts w:cstheme="minorHAnsi" w:hint="eastAsia"/>
            <w:sz w:val="24"/>
            <w:lang w:val="en-US"/>
          </w:rPr>
          <w:t>함수들은</w:t>
        </w:r>
        <w:r w:rsidR="00C94B4F">
          <w:rPr>
            <w:rFonts w:cstheme="minorHAnsi" w:hint="eastAsia"/>
            <w:sz w:val="24"/>
            <w:lang w:val="en-US"/>
          </w:rPr>
          <w:t xml:space="preserve"> </w:t>
        </w:r>
        <w:r w:rsidR="00C94B4F">
          <w:rPr>
            <w:rFonts w:cstheme="minorHAnsi" w:hint="eastAsia"/>
            <w:sz w:val="24"/>
            <w:lang w:val="en-US"/>
          </w:rPr>
          <w:t>인터페이스로</w:t>
        </w:r>
        <w:r w:rsidR="00C94B4F">
          <w:rPr>
            <w:rFonts w:cstheme="minorHAnsi" w:hint="eastAsia"/>
            <w:sz w:val="24"/>
            <w:lang w:val="en-US"/>
          </w:rPr>
          <w:t xml:space="preserve"> </w:t>
        </w:r>
        <w:r w:rsidR="00C94B4F">
          <w:rPr>
            <w:rFonts w:cstheme="minorHAnsi" w:hint="eastAsia"/>
            <w:sz w:val="24"/>
            <w:lang w:val="en-US"/>
          </w:rPr>
          <w:t>미리</w:t>
        </w:r>
        <w:r w:rsidR="00C94B4F">
          <w:rPr>
            <w:rFonts w:cstheme="minorHAnsi" w:hint="eastAsia"/>
            <w:sz w:val="24"/>
            <w:lang w:val="en-US"/>
          </w:rPr>
          <w:t xml:space="preserve"> </w:t>
        </w:r>
        <w:r w:rsidR="00C94B4F">
          <w:rPr>
            <w:rFonts w:cstheme="minorHAnsi" w:hint="eastAsia"/>
            <w:sz w:val="24"/>
            <w:lang w:val="en-US"/>
          </w:rPr>
          <w:t>정의해놓고</w:t>
        </w:r>
        <w:r w:rsidR="00C94B4F">
          <w:rPr>
            <w:rFonts w:cstheme="minorHAnsi" w:hint="eastAsia"/>
            <w:sz w:val="24"/>
            <w:lang w:val="en-US"/>
          </w:rPr>
          <w:t xml:space="preserve"> </w:t>
        </w:r>
        <w:r w:rsidR="00313208">
          <w:rPr>
            <w:rFonts w:cstheme="minorHAnsi"/>
            <w:sz w:val="24"/>
            <w:lang w:val="en-US"/>
          </w:rPr>
          <w:t>Model</w:t>
        </w:r>
        <w:r w:rsidR="00313208">
          <w:rPr>
            <w:rFonts w:cstheme="minorHAnsi" w:hint="eastAsia"/>
            <w:sz w:val="24"/>
            <w:lang w:val="en-US"/>
          </w:rPr>
          <w:t>에서</w:t>
        </w:r>
        <w:r w:rsidR="00313208">
          <w:rPr>
            <w:rFonts w:cstheme="minorHAnsi" w:hint="eastAsia"/>
            <w:sz w:val="24"/>
            <w:lang w:val="en-US"/>
          </w:rPr>
          <w:t xml:space="preserve"> </w:t>
        </w:r>
        <w:r w:rsidR="00313208">
          <w:rPr>
            <w:rFonts w:cstheme="minorHAnsi" w:hint="eastAsia"/>
            <w:sz w:val="24"/>
            <w:lang w:val="en-US"/>
          </w:rPr>
          <w:t>상속받는</w:t>
        </w:r>
        <w:r w:rsidR="00313208">
          <w:rPr>
            <w:rFonts w:cstheme="minorHAnsi" w:hint="eastAsia"/>
            <w:sz w:val="24"/>
            <w:lang w:val="en-US"/>
          </w:rPr>
          <w:t xml:space="preserve"> </w:t>
        </w:r>
        <w:r w:rsidR="00313208">
          <w:rPr>
            <w:rFonts w:cstheme="minorHAnsi" w:hint="eastAsia"/>
            <w:sz w:val="24"/>
            <w:lang w:val="en-US"/>
          </w:rPr>
          <w:t>식으로</w:t>
        </w:r>
        <w:r w:rsidR="00313208">
          <w:rPr>
            <w:rFonts w:cstheme="minorHAnsi" w:hint="eastAsia"/>
            <w:sz w:val="24"/>
            <w:lang w:val="en-US"/>
          </w:rPr>
          <w:t xml:space="preserve"> </w:t>
        </w:r>
        <w:r w:rsidR="00313208">
          <w:rPr>
            <w:rFonts w:cstheme="minorHAnsi" w:hint="eastAsia"/>
            <w:sz w:val="24"/>
            <w:lang w:val="en-US"/>
          </w:rPr>
          <w:t>구현하였다</w:t>
        </w:r>
        <w:r w:rsidR="00313208">
          <w:rPr>
            <w:rFonts w:cstheme="minorHAnsi" w:hint="eastAsia"/>
            <w:sz w:val="24"/>
            <w:lang w:val="en-US"/>
          </w:rPr>
          <w:t>.</w:t>
        </w:r>
      </w:ins>
      <w:del w:id="7" w:author="최재범" w:date="2018-04-24T20:42:00Z">
        <w:r w:rsidR="00A54FA1" w:rsidDel="0051175A">
          <w:rPr>
            <w:rFonts w:cstheme="minorHAnsi"/>
            <w:sz w:val="24"/>
            <w:lang w:val="en-US"/>
          </w:rPr>
          <w:delText xml:space="preserve"> </w:delText>
        </w:r>
        <w:r w:rsidR="001428FB" w:rsidDel="0051175A">
          <w:rPr>
            <w:rFonts w:cstheme="minorHAnsi" w:hint="eastAsia"/>
            <w:sz w:val="24"/>
            <w:lang w:val="en-US"/>
          </w:rPr>
          <w:delText>따라서</w:delText>
        </w:r>
        <w:r w:rsidR="001428FB" w:rsidDel="0051175A">
          <w:rPr>
            <w:rFonts w:cstheme="minorHAnsi" w:hint="eastAsia"/>
            <w:sz w:val="24"/>
            <w:lang w:val="en-US"/>
          </w:rPr>
          <w:delText xml:space="preserve"> </w:delText>
        </w:r>
        <w:r w:rsidR="001428FB" w:rsidDel="0051175A">
          <w:rPr>
            <w:rFonts w:cstheme="minorHAnsi" w:hint="eastAsia"/>
            <w:sz w:val="24"/>
            <w:lang w:val="en-US"/>
          </w:rPr>
          <w:delText>원소를</w:delText>
        </w:r>
        <w:r w:rsidR="001428FB" w:rsidDel="0051175A">
          <w:rPr>
            <w:rFonts w:cstheme="minorHAnsi" w:hint="eastAsia"/>
            <w:sz w:val="24"/>
            <w:lang w:val="en-US"/>
          </w:rPr>
          <w:delText xml:space="preserve"> </w:delText>
        </w:r>
        <w:r w:rsidR="001428FB" w:rsidDel="0051175A">
          <w:rPr>
            <w:rFonts w:cstheme="minorHAnsi" w:hint="eastAsia"/>
            <w:sz w:val="24"/>
            <w:lang w:val="en-US"/>
          </w:rPr>
          <w:delText>추가하거</w:delText>
        </w:r>
      </w:del>
    </w:p>
    <w:p w:rsidR="007C217F" w:rsidRPr="007C217F" w:rsidRDefault="007C217F" w:rsidP="007C217F">
      <w:pPr>
        <w:spacing w:after="0"/>
        <w:ind w:left="1080"/>
        <w:rPr>
          <w:rFonts w:cstheme="minorHAnsi"/>
          <w:b/>
          <w:sz w:val="24"/>
        </w:rPr>
      </w:pPr>
    </w:p>
    <w:p w:rsidR="00E0678C" w:rsidRPr="00E0678C" w:rsidRDefault="00E0678C" w:rsidP="00E0678C">
      <w:pPr>
        <w:spacing w:after="0"/>
        <w:ind w:left="1080"/>
        <w:rPr>
          <w:rFonts w:cstheme="minorHAnsi"/>
          <w:b/>
          <w:sz w:val="24"/>
        </w:rPr>
      </w:pPr>
    </w:p>
    <w:p w:rsidR="00066EC9" w:rsidRDefault="00F652EC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1F0068">
        <w:rPr>
          <w:rFonts w:cstheme="minorHAnsi"/>
          <w:lang w:val="en-US"/>
        </w:rPr>
        <w:t xml:space="preserve">ublic </w:t>
      </w:r>
      <w:proofErr w:type="spellStart"/>
      <w:r w:rsidR="001F0068">
        <w:rPr>
          <w:rFonts w:cstheme="minorHAnsi"/>
          <w:lang w:val="en-US"/>
        </w:rPr>
        <w:t>boolean</w:t>
      </w:r>
      <w:proofErr w:type="spellEnd"/>
      <w:r w:rsidR="001F0068">
        <w:rPr>
          <w:rFonts w:cstheme="minorHAnsi"/>
          <w:lang w:val="en-US"/>
        </w:rPr>
        <w:t xml:space="preserve"> push(T </w:t>
      </w:r>
      <w:proofErr w:type="spellStart"/>
      <w:r w:rsidR="001F0068">
        <w:rPr>
          <w:rFonts w:cstheme="minorHAnsi"/>
          <w:lang w:val="en-US"/>
        </w:rPr>
        <w:t>anElement</w:t>
      </w:r>
      <w:proofErr w:type="spellEnd"/>
      <w:r w:rsidR="001F0068">
        <w:rPr>
          <w:rFonts w:cstheme="minorHAnsi"/>
          <w:lang w:val="en-US"/>
        </w:rPr>
        <w:t xml:space="preserve">) </w:t>
      </w:r>
    </w:p>
    <w:p w:rsidR="009637CC" w:rsidRDefault="00C44A4E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공간이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남았을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F132AB">
        <w:rPr>
          <w:rFonts w:cstheme="minorHAnsi"/>
          <w:lang w:val="en-US"/>
        </w:rPr>
        <w:t>top</w:t>
      </w:r>
      <w:r w:rsidR="00F132AB">
        <w:rPr>
          <w:rFonts w:cstheme="minorHAnsi" w:hint="eastAsia"/>
          <w:lang w:val="en-US"/>
        </w:rPr>
        <w:t>의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위치를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현재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위치에서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한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칸</w:t>
      </w:r>
      <w:r w:rsidR="00F132AB">
        <w:rPr>
          <w:rFonts w:cstheme="minorHAnsi" w:hint="eastAsia"/>
          <w:lang w:val="en-US"/>
        </w:rPr>
        <w:t xml:space="preserve"> </w:t>
      </w:r>
      <w:r w:rsidR="00F132AB">
        <w:rPr>
          <w:rFonts w:cstheme="minorHAnsi" w:hint="eastAsia"/>
          <w:lang w:val="en-US"/>
        </w:rPr>
        <w:t>올리</w:t>
      </w:r>
      <w:r w:rsidR="00F45033">
        <w:rPr>
          <w:rFonts w:cstheme="minorHAnsi" w:hint="eastAsia"/>
          <w:lang w:val="en-US"/>
        </w:rPr>
        <w:t>고</w:t>
      </w:r>
      <w:r w:rsidR="00F45033">
        <w:rPr>
          <w:rFonts w:cstheme="minorHAnsi" w:hint="eastAsia"/>
          <w:lang w:val="en-US"/>
        </w:rPr>
        <w:t xml:space="preserve"> </w:t>
      </w:r>
      <w:r w:rsidR="00505F81">
        <w:rPr>
          <w:rFonts w:cstheme="minorHAnsi" w:hint="eastAsia"/>
          <w:lang w:val="en-US"/>
        </w:rPr>
        <w:t>확보된</w:t>
      </w:r>
      <w:r w:rsidR="00505F81">
        <w:rPr>
          <w:rFonts w:cstheme="minorHAnsi" w:hint="eastAsia"/>
          <w:lang w:val="en-US"/>
        </w:rPr>
        <w:t xml:space="preserve"> </w:t>
      </w:r>
      <w:r w:rsidR="00505F81">
        <w:rPr>
          <w:rFonts w:cstheme="minorHAnsi" w:hint="eastAsia"/>
          <w:lang w:val="en-US"/>
        </w:rPr>
        <w:t>위치에</w:t>
      </w:r>
      <w:r w:rsidR="00505F81">
        <w:rPr>
          <w:rFonts w:cstheme="minorHAnsi" w:hint="eastAsia"/>
          <w:lang w:val="en-US"/>
        </w:rPr>
        <w:t xml:space="preserve"> </w:t>
      </w:r>
      <w:r w:rsidR="00505F81">
        <w:rPr>
          <w:rFonts w:cstheme="minorHAnsi" w:hint="eastAsia"/>
          <w:lang w:val="en-US"/>
        </w:rPr>
        <w:t>주어진</w:t>
      </w:r>
      <w:r w:rsidR="00505F81">
        <w:rPr>
          <w:rFonts w:cstheme="minorHAnsi" w:hint="eastAsia"/>
          <w:lang w:val="en-US"/>
        </w:rPr>
        <w:t xml:space="preserve"> </w:t>
      </w:r>
      <w:proofErr w:type="spellStart"/>
      <w:r w:rsidR="00505F81">
        <w:rPr>
          <w:rFonts w:cstheme="minorHAnsi"/>
          <w:lang w:val="en-US"/>
        </w:rPr>
        <w:t>anElem</w:t>
      </w:r>
      <w:ins w:id="8" w:author="최재범" w:date="2018-04-24T20:41:00Z">
        <w:r w:rsidR="004B748C">
          <w:rPr>
            <w:rFonts w:cstheme="minorHAnsi"/>
            <w:lang w:val="en-US"/>
          </w:rPr>
          <w:t>ent</w:t>
        </w:r>
        <w:proofErr w:type="spellEnd"/>
        <w:r w:rsidR="004B748C">
          <w:rPr>
            <w:rFonts w:cstheme="minorHAnsi" w:hint="eastAsia"/>
            <w:lang w:val="en-US"/>
          </w:rPr>
          <w:t>를</w:t>
        </w:r>
        <w:r w:rsidR="004B748C">
          <w:rPr>
            <w:rFonts w:cstheme="minorHAnsi" w:hint="eastAsia"/>
            <w:lang w:val="en-US"/>
          </w:rPr>
          <w:t xml:space="preserve"> </w:t>
        </w:r>
      </w:ins>
      <w:del w:id="9" w:author="최재범" w:date="2018-04-24T20:40:00Z">
        <w:r w:rsidR="00505F81" w:rsidDel="00395111">
          <w:rPr>
            <w:rFonts w:cstheme="minorHAnsi"/>
            <w:lang w:val="en-US"/>
          </w:rPr>
          <w:delText>ent</w:delText>
        </w:r>
        <w:r w:rsidR="00505F81" w:rsidDel="00395111">
          <w:rPr>
            <w:rFonts w:cstheme="minorHAnsi" w:hint="eastAsia"/>
            <w:lang w:val="en-US"/>
          </w:rPr>
          <w:delText>를</w:delText>
        </w:r>
        <w:r w:rsidR="00505F81" w:rsidDel="00395111">
          <w:rPr>
            <w:rFonts w:cstheme="minorHAnsi" w:hint="eastAsia"/>
            <w:lang w:val="en-US"/>
          </w:rPr>
          <w:delText xml:space="preserve"> </w:delText>
        </w:r>
      </w:del>
      <w:r w:rsidR="00505F81">
        <w:rPr>
          <w:rFonts w:cstheme="minorHAnsi" w:hint="eastAsia"/>
          <w:lang w:val="en-US"/>
        </w:rPr>
        <w:t>넣는다</w:t>
      </w:r>
      <w:r w:rsidR="00505F81">
        <w:rPr>
          <w:rFonts w:cstheme="minorHAnsi" w:hint="eastAsia"/>
          <w:lang w:val="en-US"/>
        </w:rPr>
        <w:t>.</w:t>
      </w:r>
    </w:p>
    <w:p w:rsidR="00E87D22" w:rsidRPr="00F132AB" w:rsidRDefault="00F21A76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공간이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없어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실패하였을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</w:t>
      </w:r>
      <w:r w:rsidR="00E87D22">
        <w:rPr>
          <w:rFonts w:cstheme="minorHAnsi"/>
          <w:lang w:val="en-US"/>
        </w:rPr>
        <w:t xml:space="preserve"> false</w:t>
      </w:r>
      <w:r w:rsidR="00E87D22">
        <w:rPr>
          <w:rFonts w:cstheme="minorHAnsi" w:hint="eastAsia"/>
          <w:lang w:val="en-US"/>
        </w:rPr>
        <w:t>를</w:t>
      </w:r>
      <w:r w:rsidR="00E87D22">
        <w:rPr>
          <w:rFonts w:cstheme="minorHAnsi" w:hint="eastAsia"/>
          <w:lang w:val="en-US"/>
        </w:rPr>
        <w:t xml:space="preserve"> </w:t>
      </w:r>
      <w:r w:rsidR="00E87D22">
        <w:rPr>
          <w:rFonts w:cstheme="minorHAnsi" w:hint="eastAsia"/>
          <w:lang w:val="en-US"/>
        </w:rPr>
        <w:t>반환하고</w:t>
      </w:r>
      <w:r w:rsidR="00E87D22">
        <w:rPr>
          <w:rFonts w:cstheme="minorHAnsi" w:hint="eastAsia"/>
          <w:lang w:val="en-US"/>
        </w:rPr>
        <w:t>,</w:t>
      </w:r>
      <w:r w:rsidR="00E87D22">
        <w:rPr>
          <w:rFonts w:cstheme="minorHAnsi"/>
          <w:lang w:val="en-US"/>
        </w:rPr>
        <w:t xml:space="preserve"> </w:t>
      </w:r>
      <w:r w:rsidR="00E87D22">
        <w:rPr>
          <w:rFonts w:cstheme="minorHAnsi" w:hint="eastAsia"/>
          <w:lang w:val="en-US"/>
        </w:rPr>
        <w:t>그</w:t>
      </w:r>
      <w:r w:rsidR="00E87D22">
        <w:rPr>
          <w:rFonts w:cstheme="minorHAnsi" w:hint="eastAsia"/>
          <w:lang w:val="en-US"/>
        </w:rPr>
        <w:t xml:space="preserve"> </w:t>
      </w:r>
      <w:r w:rsidR="00E87D22">
        <w:rPr>
          <w:rFonts w:cstheme="minorHAnsi" w:hint="eastAsia"/>
          <w:lang w:val="en-US"/>
        </w:rPr>
        <w:t>이외에는</w:t>
      </w:r>
      <w:r w:rsidR="00E87D22">
        <w:rPr>
          <w:rFonts w:cstheme="minorHAnsi" w:hint="eastAsia"/>
          <w:lang w:val="en-US"/>
        </w:rPr>
        <w:t xml:space="preserve"> </w:t>
      </w:r>
      <w:r w:rsidR="00E87D22">
        <w:rPr>
          <w:rFonts w:cstheme="minorHAnsi"/>
          <w:lang w:val="en-US"/>
        </w:rPr>
        <w:t>true</w:t>
      </w:r>
      <w:r w:rsidR="00E87D22">
        <w:rPr>
          <w:rFonts w:cstheme="minorHAnsi" w:hint="eastAsia"/>
          <w:lang w:val="en-US"/>
        </w:rPr>
        <w:t>를</w:t>
      </w:r>
      <w:r w:rsidR="00E87D22">
        <w:rPr>
          <w:rFonts w:cstheme="minorHAnsi" w:hint="eastAsia"/>
          <w:lang w:val="en-US"/>
        </w:rPr>
        <w:t xml:space="preserve"> </w:t>
      </w:r>
      <w:r w:rsidR="00E87D22">
        <w:rPr>
          <w:rFonts w:cstheme="minorHAnsi" w:hint="eastAsia"/>
          <w:lang w:val="en-US"/>
        </w:rPr>
        <w:t>반환한다</w:t>
      </w:r>
      <w:r w:rsidR="00E87D22">
        <w:rPr>
          <w:rFonts w:cstheme="minorHAnsi" w:hint="eastAsia"/>
          <w:lang w:val="en-US"/>
        </w:rPr>
        <w:t>.</w:t>
      </w:r>
    </w:p>
    <w:p w:rsidR="006D2682" w:rsidRDefault="006D2682" w:rsidP="0042084A">
      <w:pPr>
        <w:spacing w:after="0"/>
        <w:ind w:left="1134"/>
        <w:rPr>
          <w:rFonts w:cstheme="minorHAnsi"/>
          <w:lang w:val="en-US"/>
        </w:rPr>
      </w:pPr>
    </w:p>
    <w:p w:rsidR="00053F04" w:rsidRDefault="00053F04" w:rsidP="0042084A">
      <w:pPr>
        <w:spacing w:after="0"/>
        <w:ind w:left="1134"/>
        <w:rPr>
          <w:rFonts w:cstheme="minorHAnsi"/>
          <w:lang w:val="en-US"/>
        </w:rPr>
      </w:pPr>
    </w:p>
    <w:p w:rsidR="0060708E" w:rsidRDefault="006D2682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/>
          <w:lang w:val="en-US"/>
        </w:rPr>
        <w:t>public T pop()</w:t>
      </w:r>
    </w:p>
    <w:p w:rsidR="00FD607E" w:rsidRPr="00FD607E" w:rsidRDefault="008C4324" w:rsidP="0042084A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현재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top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</w:t>
      </w:r>
      <w:r w:rsidR="00FD607E">
        <w:rPr>
          <w:rFonts w:cstheme="minorHAnsi" w:hint="eastAsia"/>
          <w:lang w:val="en-US"/>
        </w:rPr>
        <w:t>치에</w:t>
      </w:r>
      <w:r w:rsidR="00FD607E">
        <w:rPr>
          <w:rFonts w:cstheme="minorHAnsi" w:hint="eastAsia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있는</w:t>
      </w:r>
      <w:r w:rsidR="00FD607E">
        <w:rPr>
          <w:rFonts w:cstheme="minorHAnsi" w:hint="eastAsia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원소를</w:t>
      </w:r>
      <w:r w:rsidR="00FD607E">
        <w:rPr>
          <w:rFonts w:cstheme="minorHAnsi" w:hint="eastAsia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제거하고</w:t>
      </w:r>
      <w:r w:rsidR="00FD607E">
        <w:rPr>
          <w:rFonts w:cstheme="minorHAnsi" w:hint="eastAsia"/>
          <w:lang w:val="en-US"/>
        </w:rPr>
        <w:t>,</w:t>
      </w:r>
      <w:r w:rsidR="00FD607E">
        <w:rPr>
          <w:rFonts w:cstheme="minorHAnsi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제거된</w:t>
      </w:r>
      <w:r w:rsidR="00FD607E">
        <w:rPr>
          <w:rFonts w:cstheme="minorHAnsi" w:hint="eastAsia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원소를</w:t>
      </w:r>
      <w:r w:rsidR="00FD607E">
        <w:rPr>
          <w:rFonts w:cstheme="minorHAnsi" w:hint="eastAsia"/>
          <w:lang w:val="en-US"/>
        </w:rPr>
        <w:t xml:space="preserve"> </w:t>
      </w:r>
      <w:r w:rsidR="00FD607E">
        <w:rPr>
          <w:rFonts w:cstheme="minorHAnsi" w:hint="eastAsia"/>
          <w:lang w:val="en-US"/>
        </w:rPr>
        <w:t>반환한다</w:t>
      </w:r>
      <w:r w:rsidR="00FD607E">
        <w:rPr>
          <w:rFonts w:cstheme="minorHAnsi" w:hint="eastAsia"/>
          <w:lang w:val="en-US"/>
        </w:rPr>
        <w:t>.</w:t>
      </w:r>
    </w:p>
    <w:p w:rsidR="004E4BF9" w:rsidRPr="004C5050" w:rsidRDefault="00D20B48" w:rsidP="00D20B48">
      <w:pPr>
        <w:spacing w:after="0"/>
        <w:ind w:left="720" w:firstLine="41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현재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공간이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제거할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없을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null</w:t>
      </w:r>
      <w:r>
        <w:rPr>
          <w:rFonts w:cstheme="minorHAnsi" w:hint="eastAsia"/>
          <w:lang w:val="en-US"/>
        </w:rPr>
        <w:t>을</w:t>
      </w:r>
      <w:r>
        <w:rPr>
          <w:rFonts w:cstheme="minorHAnsi" w:hint="eastAsia"/>
          <w:lang w:val="en-US"/>
        </w:rPr>
        <w:t xml:space="preserve"> </w:t>
      </w:r>
      <w:r w:rsidR="00F64733">
        <w:rPr>
          <w:rFonts w:cstheme="minorHAnsi" w:hint="eastAsia"/>
          <w:lang w:val="en-US"/>
        </w:rPr>
        <w:t>반환</w:t>
      </w:r>
      <w:r w:rsidR="004E4BF9">
        <w:rPr>
          <w:rFonts w:cstheme="minorHAnsi" w:hint="eastAsia"/>
          <w:lang w:val="en-US"/>
        </w:rPr>
        <w:t>한다</w:t>
      </w:r>
      <w:r w:rsidR="004E4BF9">
        <w:rPr>
          <w:rFonts w:cstheme="minorHAnsi" w:hint="eastAsia"/>
          <w:lang w:val="en-US"/>
        </w:rPr>
        <w:t>.</w:t>
      </w:r>
    </w:p>
    <w:p w:rsidR="0020795F" w:rsidRDefault="0020795F" w:rsidP="0042084A">
      <w:pPr>
        <w:spacing w:after="0"/>
        <w:ind w:left="1134"/>
        <w:rPr>
          <w:rFonts w:cstheme="minorHAnsi"/>
          <w:lang w:val="en-US"/>
        </w:rPr>
      </w:pPr>
    </w:p>
    <w:p w:rsidR="00110C8F" w:rsidRDefault="00110C8F" w:rsidP="0042084A">
      <w:pPr>
        <w:spacing w:after="0"/>
        <w:ind w:left="1134"/>
        <w:rPr>
          <w:rFonts w:cstheme="minorHAnsi"/>
          <w:lang w:val="en-US"/>
        </w:rPr>
      </w:pPr>
    </w:p>
    <w:p w:rsidR="006135B3" w:rsidRPr="00D55F4D" w:rsidRDefault="006135B3" w:rsidP="0042084A">
      <w:pPr>
        <w:spacing w:after="0"/>
        <w:ind w:left="1134"/>
        <w:rPr>
          <w:rFonts w:cstheme="minorHAnsi"/>
          <w:lang w:val="en-US"/>
        </w:rPr>
      </w:pP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926A36" w:rsidRPr="00D55F4D" w:rsidRDefault="00926A36" w:rsidP="00926A36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D55F4D">
        <w:rPr>
          <w:rFonts w:cstheme="minorHAnsi"/>
          <w:sz w:val="24"/>
          <w:szCs w:val="24"/>
          <w:lang w:val="en-US"/>
        </w:rPr>
        <w:t>AppController</w:t>
      </w:r>
      <w:proofErr w:type="spellEnd"/>
    </w:p>
    <w:p w:rsidR="00926A36" w:rsidRPr="00D55F4D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run() : </w:t>
      </w:r>
      <w:r w:rsidRPr="00D55F4D">
        <w:rPr>
          <w:rFonts w:cstheme="minorHAnsi"/>
          <w:lang w:val="en-US"/>
        </w:rPr>
        <w:t>프로그램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D55F4D">
        <w:rPr>
          <w:rFonts w:cstheme="minorHAnsi"/>
          <w:sz w:val="24"/>
          <w:szCs w:val="24"/>
          <w:lang w:val="en-US"/>
        </w:rPr>
        <w:t>AppView</w:t>
      </w:r>
      <w:proofErr w:type="spellEnd"/>
    </w:p>
    <w:p w:rsidR="00FD2F43" w:rsidRDefault="00047C4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 w:hint="eastAsia"/>
          <w:sz w:val="24"/>
          <w:szCs w:val="24"/>
          <w:lang w:val="en-US"/>
        </w:rPr>
        <w:t>int</w:t>
      </w:r>
      <w:proofErr w:type="spellEnd"/>
      <w:r>
        <w:rPr>
          <w:rFonts w:cstheme="minorHAnsi" w:hint="eastAsia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 w:hint="eastAsia"/>
          <w:sz w:val="24"/>
          <w:szCs w:val="24"/>
          <w:lang w:val="en-US"/>
        </w:rPr>
        <w:t>inputInt</w:t>
      </w:r>
      <w:proofErr w:type="spellEnd"/>
      <w:r>
        <w:rPr>
          <w:rFonts w:cstheme="minorHAnsi" w:hint="eastAsia"/>
          <w:sz w:val="24"/>
          <w:szCs w:val="24"/>
          <w:lang w:val="en-US"/>
        </w:rPr>
        <w:t>()</w:t>
      </w:r>
      <w:r w:rsidR="004E14B5">
        <w:rPr>
          <w:rFonts w:cstheme="minorHAnsi"/>
          <w:sz w:val="24"/>
          <w:szCs w:val="24"/>
          <w:lang w:val="en-US"/>
        </w:rPr>
        <w:t xml:space="preserve"> : </w:t>
      </w:r>
      <w:r w:rsidR="005A0950">
        <w:rPr>
          <w:rFonts w:cstheme="minorHAnsi" w:hint="eastAsia"/>
          <w:sz w:val="24"/>
          <w:szCs w:val="24"/>
          <w:lang w:val="en-US"/>
        </w:rPr>
        <w:t>정수를</w:t>
      </w:r>
      <w:r w:rsidR="005A0950">
        <w:rPr>
          <w:rFonts w:cstheme="minorHAnsi" w:hint="eastAsia"/>
          <w:sz w:val="24"/>
          <w:szCs w:val="24"/>
          <w:lang w:val="en-US"/>
        </w:rPr>
        <w:t xml:space="preserve"> </w:t>
      </w:r>
      <w:r w:rsidR="005A0950">
        <w:rPr>
          <w:rFonts w:cstheme="minorHAnsi" w:hint="eastAsia"/>
          <w:sz w:val="24"/>
          <w:szCs w:val="24"/>
          <w:lang w:val="en-US"/>
        </w:rPr>
        <w:t>키보드로부터</w:t>
      </w:r>
      <w:r w:rsidR="005A0950">
        <w:rPr>
          <w:rFonts w:cstheme="minorHAnsi" w:hint="eastAsia"/>
          <w:sz w:val="24"/>
          <w:szCs w:val="24"/>
          <w:lang w:val="en-US"/>
        </w:rPr>
        <w:t xml:space="preserve"> </w:t>
      </w:r>
      <w:r w:rsidR="005A0950">
        <w:rPr>
          <w:rFonts w:cstheme="minorHAnsi" w:hint="eastAsia"/>
          <w:sz w:val="24"/>
          <w:szCs w:val="24"/>
          <w:lang w:val="en-US"/>
        </w:rPr>
        <w:t>입력받아</w:t>
      </w:r>
      <w:r w:rsidR="005A0950">
        <w:rPr>
          <w:rFonts w:cstheme="minorHAnsi" w:hint="eastAsia"/>
          <w:sz w:val="24"/>
          <w:szCs w:val="24"/>
          <w:lang w:val="en-US"/>
        </w:rPr>
        <w:t xml:space="preserve"> </w:t>
      </w:r>
      <w:r w:rsidR="005A0950">
        <w:rPr>
          <w:rFonts w:cstheme="minorHAnsi" w:hint="eastAsia"/>
          <w:sz w:val="24"/>
          <w:szCs w:val="24"/>
          <w:lang w:val="en-US"/>
        </w:rPr>
        <w:t>반환한다</w:t>
      </w:r>
      <w:r w:rsidR="005A0950">
        <w:rPr>
          <w:rFonts w:cstheme="minorHAnsi" w:hint="eastAsia"/>
          <w:sz w:val="24"/>
          <w:szCs w:val="24"/>
          <w:lang w:val="en-US"/>
        </w:rPr>
        <w:t>.</w:t>
      </w:r>
    </w:p>
    <w:p w:rsidR="00910373" w:rsidRPr="004348FF" w:rsidRDefault="00047C4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String </w:t>
      </w:r>
      <w:proofErr w:type="spellStart"/>
      <w:r>
        <w:rPr>
          <w:rFonts w:cstheme="minorHAnsi"/>
          <w:sz w:val="24"/>
          <w:szCs w:val="24"/>
          <w:lang w:val="en-US"/>
        </w:rPr>
        <w:t>inputString</w:t>
      </w:r>
      <w:proofErr w:type="spellEnd"/>
      <w:r>
        <w:rPr>
          <w:rFonts w:cstheme="minorHAnsi"/>
          <w:sz w:val="24"/>
          <w:szCs w:val="24"/>
          <w:lang w:val="en-US"/>
        </w:rPr>
        <w:t>()</w:t>
      </w:r>
      <w:r w:rsidR="00910373">
        <w:rPr>
          <w:rFonts w:cstheme="minorHAnsi"/>
          <w:sz w:val="24"/>
          <w:szCs w:val="24"/>
          <w:lang w:val="en-US"/>
        </w:rPr>
        <w:t xml:space="preserve"> : </w:t>
      </w:r>
      <w:r w:rsidR="00910373">
        <w:rPr>
          <w:rFonts w:cstheme="minorHAnsi" w:hint="eastAsia"/>
          <w:sz w:val="24"/>
          <w:szCs w:val="24"/>
          <w:lang w:val="en-US"/>
        </w:rPr>
        <w:t>문자열을</w:t>
      </w:r>
      <w:r w:rsidR="00910373">
        <w:rPr>
          <w:rFonts w:cstheme="minorHAnsi" w:hint="eastAsia"/>
          <w:sz w:val="24"/>
          <w:szCs w:val="24"/>
          <w:lang w:val="en-US"/>
        </w:rPr>
        <w:t xml:space="preserve"> </w:t>
      </w:r>
      <w:r w:rsidR="00910373">
        <w:rPr>
          <w:rFonts w:cstheme="minorHAnsi" w:hint="eastAsia"/>
          <w:sz w:val="24"/>
          <w:szCs w:val="24"/>
          <w:lang w:val="en-US"/>
        </w:rPr>
        <w:t>키보드로부터</w:t>
      </w:r>
      <w:r w:rsidR="00910373">
        <w:rPr>
          <w:rFonts w:cstheme="minorHAnsi" w:hint="eastAsia"/>
          <w:sz w:val="24"/>
          <w:szCs w:val="24"/>
          <w:lang w:val="en-US"/>
        </w:rPr>
        <w:t xml:space="preserve"> </w:t>
      </w:r>
      <w:r w:rsidR="00910373">
        <w:rPr>
          <w:rFonts w:cstheme="minorHAnsi" w:hint="eastAsia"/>
          <w:sz w:val="24"/>
          <w:szCs w:val="24"/>
          <w:lang w:val="en-US"/>
        </w:rPr>
        <w:t>입력받아</w:t>
      </w:r>
      <w:r w:rsidR="00910373">
        <w:rPr>
          <w:rFonts w:cstheme="minorHAnsi" w:hint="eastAsia"/>
          <w:sz w:val="24"/>
          <w:szCs w:val="24"/>
          <w:lang w:val="en-US"/>
        </w:rPr>
        <w:t xml:space="preserve"> </w:t>
      </w:r>
      <w:r w:rsidR="00910373">
        <w:rPr>
          <w:rFonts w:cstheme="minorHAnsi" w:hint="eastAsia"/>
          <w:sz w:val="24"/>
          <w:szCs w:val="24"/>
          <w:lang w:val="en-US"/>
        </w:rPr>
        <w:t>반환한다</w:t>
      </w:r>
      <w:r w:rsidR="004348FF">
        <w:rPr>
          <w:rFonts w:cstheme="minorHAnsi"/>
          <w:sz w:val="24"/>
          <w:szCs w:val="24"/>
          <w:lang w:val="en-US"/>
        </w:rPr>
        <w:t>.</w:t>
      </w:r>
    </w:p>
    <w:p w:rsidR="00047C40" w:rsidRDefault="00587439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char </w:t>
      </w:r>
      <w:proofErr w:type="spellStart"/>
      <w:r>
        <w:rPr>
          <w:rFonts w:cstheme="minorHAnsi"/>
          <w:sz w:val="24"/>
          <w:szCs w:val="24"/>
          <w:lang w:val="en-US"/>
        </w:rPr>
        <w:t>inputCharacter</w:t>
      </w:r>
      <w:proofErr w:type="spellEnd"/>
      <w:r>
        <w:rPr>
          <w:rFonts w:cstheme="minorHAnsi"/>
          <w:sz w:val="24"/>
          <w:szCs w:val="24"/>
          <w:lang w:val="en-US"/>
        </w:rPr>
        <w:t>() :</w:t>
      </w:r>
      <w:r w:rsidR="00533BC7">
        <w:rPr>
          <w:rFonts w:cstheme="minorHAnsi"/>
          <w:sz w:val="24"/>
          <w:szCs w:val="24"/>
          <w:lang w:val="en-US"/>
        </w:rPr>
        <w:t xml:space="preserve"> </w:t>
      </w:r>
      <w:r w:rsidR="009E4AC2">
        <w:rPr>
          <w:rFonts w:cstheme="minorHAnsi" w:hint="eastAsia"/>
          <w:sz w:val="24"/>
          <w:szCs w:val="24"/>
          <w:lang w:val="en-US"/>
        </w:rPr>
        <w:t>메시지</w:t>
      </w:r>
      <w:r w:rsidR="009E4AC2">
        <w:rPr>
          <w:rFonts w:cstheme="minorHAnsi" w:hint="eastAsia"/>
          <w:sz w:val="24"/>
          <w:szCs w:val="24"/>
          <w:lang w:val="en-US"/>
        </w:rPr>
        <w:t xml:space="preserve"> </w:t>
      </w:r>
      <w:r w:rsidR="009E4AC2">
        <w:rPr>
          <w:rFonts w:cstheme="minorHAnsi" w:hint="eastAsia"/>
          <w:sz w:val="24"/>
          <w:szCs w:val="24"/>
          <w:lang w:val="en-US"/>
        </w:rPr>
        <w:t>출력</w:t>
      </w:r>
      <w:r w:rsidR="009E4AC2">
        <w:rPr>
          <w:rFonts w:cstheme="minorHAnsi" w:hint="eastAsia"/>
          <w:sz w:val="24"/>
          <w:szCs w:val="24"/>
          <w:lang w:val="en-US"/>
        </w:rPr>
        <w:t xml:space="preserve"> </w:t>
      </w:r>
      <w:r w:rsidR="009E4AC2">
        <w:rPr>
          <w:rFonts w:cstheme="minorHAnsi" w:hint="eastAsia"/>
          <w:sz w:val="24"/>
          <w:szCs w:val="24"/>
          <w:lang w:val="en-US"/>
        </w:rPr>
        <w:t>후</w:t>
      </w:r>
      <w:r w:rsidR="009E4AC2">
        <w:rPr>
          <w:rFonts w:cstheme="minorHAnsi" w:hint="eastAsia"/>
          <w:sz w:val="24"/>
          <w:szCs w:val="24"/>
          <w:lang w:val="en-US"/>
        </w:rPr>
        <w:t>,</w:t>
      </w:r>
      <w:r w:rsidR="009E4AC2">
        <w:rPr>
          <w:rFonts w:cstheme="minorHAnsi"/>
          <w:sz w:val="24"/>
          <w:szCs w:val="24"/>
          <w:lang w:val="en-US"/>
        </w:rPr>
        <w:t xml:space="preserve"> </w:t>
      </w:r>
      <w:r w:rsidR="004E65E0">
        <w:rPr>
          <w:rFonts w:cstheme="minorHAnsi" w:hint="eastAsia"/>
          <w:sz w:val="24"/>
          <w:szCs w:val="24"/>
          <w:lang w:val="en-US"/>
        </w:rPr>
        <w:t>문자</w:t>
      </w:r>
      <w:r w:rsidR="008679AA">
        <w:rPr>
          <w:rFonts w:cstheme="minorHAnsi" w:hint="eastAsia"/>
          <w:sz w:val="24"/>
          <w:szCs w:val="24"/>
          <w:lang w:val="en-US"/>
        </w:rPr>
        <w:t>열을</w:t>
      </w:r>
      <w:r w:rsidR="008679AA">
        <w:rPr>
          <w:rFonts w:cstheme="minorHAnsi" w:hint="eastAsia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키보드로부터</w:t>
      </w:r>
      <w:r w:rsidR="008679AA">
        <w:rPr>
          <w:rFonts w:cstheme="minorHAnsi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입력받고</w:t>
      </w:r>
      <w:r w:rsidR="008679AA">
        <w:rPr>
          <w:rFonts w:cstheme="minorHAnsi" w:hint="eastAsia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가장</w:t>
      </w:r>
      <w:r w:rsidR="008679AA">
        <w:rPr>
          <w:rFonts w:cstheme="minorHAnsi" w:hint="eastAsia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첫</w:t>
      </w:r>
      <w:r w:rsidR="008679AA">
        <w:rPr>
          <w:rFonts w:cstheme="minorHAnsi" w:hint="eastAsia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문자를</w:t>
      </w:r>
      <w:r w:rsidR="008679AA">
        <w:rPr>
          <w:rFonts w:cstheme="minorHAnsi" w:hint="eastAsia"/>
          <w:sz w:val="24"/>
          <w:szCs w:val="24"/>
          <w:lang w:val="en-US"/>
        </w:rPr>
        <w:t xml:space="preserve"> </w:t>
      </w:r>
      <w:r w:rsidR="008679AA">
        <w:rPr>
          <w:rFonts w:cstheme="minorHAnsi" w:hint="eastAsia"/>
          <w:sz w:val="24"/>
          <w:szCs w:val="24"/>
          <w:lang w:val="en-US"/>
        </w:rPr>
        <w:t>반환한다</w:t>
      </w:r>
      <w:r w:rsidR="008679AA">
        <w:rPr>
          <w:rFonts w:cstheme="minorHAnsi" w:hint="eastAsia"/>
          <w:sz w:val="24"/>
          <w:szCs w:val="24"/>
          <w:lang w:val="en-US"/>
        </w:rPr>
        <w:t>.</w:t>
      </w:r>
    </w:p>
    <w:p w:rsidR="00047C40" w:rsidRDefault="00047C4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outputAddedElement</w:t>
      </w:r>
      <w:proofErr w:type="spellEnd"/>
      <w:r>
        <w:rPr>
          <w:rFonts w:cstheme="minorHAnsi"/>
          <w:sz w:val="24"/>
          <w:szCs w:val="24"/>
          <w:lang w:val="en-US"/>
        </w:rPr>
        <w:t>(</w:t>
      </w:r>
      <w:r w:rsidR="00B564B0">
        <w:rPr>
          <w:rFonts w:cstheme="minorHAnsi"/>
          <w:sz w:val="24"/>
          <w:szCs w:val="24"/>
          <w:lang w:val="en-US"/>
        </w:rPr>
        <w:t xml:space="preserve">char </w:t>
      </w:r>
      <w:proofErr w:type="spellStart"/>
      <w:r w:rsidR="00B564B0">
        <w:rPr>
          <w:rFonts w:cstheme="minorHAnsi"/>
          <w:sz w:val="24"/>
          <w:szCs w:val="24"/>
          <w:lang w:val="en-US"/>
        </w:rPr>
        <w:t>anElement</w:t>
      </w:r>
      <w:proofErr w:type="spellEnd"/>
      <w:r>
        <w:rPr>
          <w:rFonts w:cstheme="minorHAnsi"/>
          <w:sz w:val="24"/>
          <w:szCs w:val="24"/>
          <w:lang w:val="en-US"/>
        </w:rPr>
        <w:t>)</w:t>
      </w:r>
      <w:r w:rsidR="005E52E6">
        <w:rPr>
          <w:rFonts w:cstheme="minorHAnsi"/>
          <w:sz w:val="24"/>
          <w:szCs w:val="24"/>
          <w:lang w:val="en-US"/>
        </w:rPr>
        <w:t xml:space="preserve"> : </w:t>
      </w:r>
      <w:r w:rsidR="006E28DD">
        <w:rPr>
          <w:rFonts w:cstheme="minorHAnsi" w:hint="eastAsia"/>
          <w:sz w:val="24"/>
          <w:szCs w:val="24"/>
          <w:lang w:val="en-US"/>
        </w:rPr>
        <w:t>삽입된</w:t>
      </w:r>
      <w:r w:rsidR="006E28DD">
        <w:rPr>
          <w:rFonts w:cstheme="minorHAnsi" w:hint="eastAsia"/>
          <w:sz w:val="24"/>
          <w:szCs w:val="24"/>
          <w:lang w:val="en-US"/>
        </w:rPr>
        <w:t xml:space="preserve"> </w:t>
      </w:r>
      <w:r w:rsidR="006E28DD">
        <w:rPr>
          <w:rFonts w:cstheme="minorHAnsi" w:hint="eastAsia"/>
          <w:sz w:val="24"/>
          <w:szCs w:val="24"/>
          <w:lang w:val="en-US"/>
        </w:rPr>
        <w:t>원소</w:t>
      </w:r>
      <w:r w:rsidR="004A07BA">
        <w:rPr>
          <w:rFonts w:cstheme="minorHAnsi" w:hint="eastAsia"/>
          <w:sz w:val="24"/>
          <w:szCs w:val="24"/>
          <w:lang w:val="en-US"/>
        </w:rPr>
        <w:t>를</w:t>
      </w:r>
      <w:r w:rsidR="004A07BA">
        <w:rPr>
          <w:rFonts w:cstheme="minorHAnsi" w:hint="eastAsia"/>
          <w:sz w:val="24"/>
          <w:szCs w:val="24"/>
          <w:lang w:val="en-US"/>
        </w:rPr>
        <w:t xml:space="preserve"> </w:t>
      </w:r>
      <w:r w:rsidR="004A07BA">
        <w:rPr>
          <w:rFonts w:cstheme="minorHAnsi" w:hint="eastAsia"/>
          <w:sz w:val="24"/>
          <w:szCs w:val="24"/>
          <w:lang w:val="en-US"/>
        </w:rPr>
        <w:t>출력한다</w:t>
      </w:r>
      <w:r w:rsidR="004A07BA">
        <w:rPr>
          <w:rFonts w:cstheme="minorHAnsi" w:hint="eastAsia"/>
          <w:sz w:val="24"/>
          <w:szCs w:val="24"/>
          <w:lang w:val="en-US"/>
        </w:rPr>
        <w:t>.</w:t>
      </w:r>
    </w:p>
    <w:p w:rsidR="00047C40" w:rsidRDefault="005E76B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outputStackElement</w:t>
      </w:r>
      <w:proofErr w:type="spellEnd"/>
      <w:r>
        <w:rPr>
          <w:rFonts w:cstheme="minorHAnsi"/>
          <w:sz w:val="24"/>
          <w:szCs w:val="24"/>
          <w:lang w:val="en-US"/>
        </w:rPr>
        <w:t>(</w:t>
      </w:r>
      <w:r w:rsidR="00B52559">
        <w:rPr>
          <w:rFonts w:cstheme="minorHAnsi"/>
          <w:sz w:val="24"/>
          <w:szCs w:val="24"/>
          <w:lang w:val="en-US"/>
        </w:rPr>
        <w:t xml:space="preserve">char </w:t>
      </w:r>
      <w:proofErr w:type="spellStart"/>
      <w:r w:rsidR="00B52559">
        <w:rPr>
          <w:rFonts w:cstheme="minorHAnsi"/>
          <w:sz w:val="24"/>
          <w:szCs w:val="24"/>
          <w:lang w:val="en-US"/>
        </w:rPr>
        <w:t>anElement</w:t>
      </w:r>
      <w:proofErr w:type="spellEnd"/>
      <w:r>
        <w:rPr>
          <w:rFonts w:cstheme="minorHAnsi"/>
          <w:sz w:val="24"/>
          <w:szCs w:val="24"/>
          <w:lang w:val="en-US"/>
        </w:rPr>
        <w:t>)</w:t>
      </w:r>
      <w:r w:rsidR="002E6716">
        <w:rPr>
          <w:rFonts w:cstheme="minorHAnsi"/>
          <w:sz w:val="24"/>
          <w:szCs w:val="24"/>
          <w:lang w:val="en-US"/>
        </w:rPr>
        <w:t xml:space="preserve"> : </w:t>
      </w:r>
      <w:r w:rsidR="008939EC">
        <w:rPr>
          <w:rFonts w:cstheme="minorHAnsi"/>
          <w:sz w:val="24"/>
          <w:szCs w:val="24"/>
          <w:lang w:val="en-US"/>
        </w:rPr>
        <w:t>Stack</w:t>
      </w:r>
      <w:r w:rsidR="00ED55FE">
        <w:rPr>
          <w:rFonts w:cstheme="minorHAnsi" w:hint="eastAsia"/>
          <w:sz w:val="24"/>
          <w:szCs w:val="24"/>
          <w:lang w:val="en-US"/>
        </w:rPr>
        <w:t>원소</w:t>
      </w:r>
      <w:r w:rsidR="00C23C92">
        <w:rPr>
          <w:rFonts w:cstheme="minorHAnsi" w:hint="eastAsia"/>
          <w:sz w:val="24"/>
          <w:szCs w:val="24"/>
          <w:lang w:val="en-US"/>
        </w:rPr>
        <w:t>의</w:t>
      </w:r>
      <w:r w:rsidR="00C23C92">
        <w:rPr>
          <w:rFonts w:cstheme="minorHAnsi" w:hint="eastAsia"/>
          <w:sz w:val="24"/>
          <w:szCs w:val="24"/>
          <w:lang w:val="en-US"/>
        </w:rPr>
        <w:t xml:space="preserve"> </w:t>
      </w:r>
      <w:r w:rsidR="00C23C92">
        <w:rPr>
          <w:rFonts w:cstheme="minorHAnsi" w:hint="eastAsia"/>
          <w:sz w:val="24"/>
          <w:szCs w:val="24"/>
          <w:lang w:val="en-US"/>
        </w:rPr>
        <w:t>원소를</w:t>
      </w:r>
      <w:r w:rsidR="00C23C92">
        <w:rPr>
          <w:rFonts w:cstheme="minorHAnsi" w:hint="eastAsia"/>
          <w:sz w:val="24"/>
          <w:szCs w:val="24"/>
          <w:lang w:val="en-US"/>
        </w:rPr>
        <w:t xml:space="preserve"> </w:t>
      </w:r>
      <w:r w:rsidR="00C23C92">
        <w:rPr>
          <w:rFonts w:cstheme="minorHAnsi" w:hint="eastAsia"/>
          <w:sz w:val="24"/>
          <w:szCs w:val="24"/>
          <w:lang w:val="en-US"/>
        </w:rPr>
        <w:t>출력한다</w:t>
      </w:r>
      <w:r w:rsidR="00C23C92">
        <w:rPr>
          <w:rFonts w:cstheme="minorHAnsi" w:hint="eastAsia"/>
          <w:sz w:val="24"/>
          <w:szCs w:val="24"/>
          <w:lang w:val="en-US"/>
        </w:rPr>
        <w:t>.</w:t>
      </w:r>
    </w:p>
    <w:p w:rsidR="005E76B0" w:rsidRDefault="005E76B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outputTopElement</w:t>
      </w:r>
      <w:proofErr w:type="spellEnd"/>
      <w:r>
        <w:rPr>
          <w:rFonts w:cstheme="minorHAnsi"/>
          <w:sz w:val="24"/>
          <w:szCs w:val="24"/>
          <w:lang w:val="en-US"/>
        </w:rPr>
        <w:t>(</w:t>
      </w:r>
      <w:r w:rsidR="00195B64">
        <w:rPr>
          <w:rFonts w:cstheme="minorHAnsi"/>
          <w:sz w:val="24"/>
          <w:szCs w:val="24"/>
          <w:lang w:val="en-US"/>
        </w:rPr>
        <w:t xml:space="preserve">char </w:t>
      </w:r>
      <w:proofErr w:type="spellStart"/>
      <w:r w:rsidR="00195B64">
        <w:rPr>
          <w:rFonts w:cstheme="minorHAnsi"/>
          <w:sz w:val="24"/>
          <w:szCs w:val="24"/>
          <w:lang w:val="en-US"/>
        </w:rPr>
        <w:t>anElement</w:t>
      </w:r>
      <w:proofErr w:type="spellEnd"/>
      <w:r>
        <w:rPr>
          <w:rFonts w:cstheme="minorHAnsi"/>
          <w:sz w:val="24"/>
          <w:szCs w:val="24"/>
          <w:lang w:val="en-US"/>
        </w:rPr>
        <w:t>)</w:t>
      </w:r>
      <w:r w:rsidR="00C23C21">
        <w:rPr>
          <w:rFonts w:cstheme="minorHAnsi"/>
          <w:sz w:val="24"/>
          <w:szCs w:val="24"/>
          <w:lang w:val="en-US"/>
        </w:rPr>
        <w:t xml:space="preserve"> : </w:t>
      </w:r>
      <w:r w:rsidR="008B6021">
        <w:rPr>
          <w:rFonts w:cstheme="minorHAnsi"/>
          <w:sz w:val="24"/>
          <w:szCs w:val="24"/>
          <w:lang w:val="en-US"/>
        </w:rPr>
        <w:t>Top</w:t>
      </w:r>
      <w:r w:rsidR="008B6021">
        <w:rPr>
          <w:rFonts w:cstheme="minorHAnsi" w:hint="eastAsia"/>
          <w:sz w:val="24"/>
          <w:szCs w:val="24"/>
          <w:lang w:val="en-US"/>
        </w:rPr>
        <w:t>의</w:t>
      </w:r>
      <w:r w:rsidR="008B6021">
        <w:rPr>
          <w:rFonts w:cstheme="minorHAnsi" w:hint="eastAsia"/>
          <w:sz w:val="24"/>
          <w:szCs w:val="24"/>
          <w:lang w:val="en-US"/>
        </w:rPr>
        <w:t xml:space="preserve"> </w:t>
      </w:r>
      <w:r w:rsidR="00DE3CE2">
        <w:rPr>
          <w:rFonts w:cstheme="minorHAnsi" w:hint="eastAsia"/>
          <w:sz w:val="24"/>
          <w:szCs w:val="24"/>
          <w:lang w:val="en-US"/>
        </w:rPr>
        <w:t>원소를</w:t>
      </w:r>
      <w:r w:rsidR="00DE3CE2">
        <w:rPr>
          <w:rFonts w:cstheme="minorHAnsi" w:hint="eastAsia"/>
          <w:sz w:val="24"/>
          <w:szCs w:val="24"/>
          <w:lang w:val="en-US"/>
        </w:rPr>
        <w:t xml:space="preserve"> </w:t>
      </w:r>
      <w:r w:rsidR="00DE3CE2">
        <w:rPr>
          <w:rFonts w:cstheme="minorHAnsi" w:hint="eastAsia"/>
          <w:sz w:val="24"/>
          <w:szCs w:val="24"/>
          <w:lang w:val="en-US"/>
        </w:rPr>
        <w:t>출력한다</w:t>
      </w:r>
      <w:r w:rsidR="00DE3CE2">
        <w:rPr>
          <w:rFonts w:cstheme="minorHAnsi" w:hint="eastAsia"/>
          <w:sz w:val="24"/>
          <w:szCs w:val="24"/>
          <w:lang w:val="en-US"/>
        </w:rPr>
        <w:t>.</w:t>
      </w:r>
    </w:p>
    <w:p w:rsidR="005E76B0" w:rsidRDefault="005E76B0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 w:rsidR="0038774C">
        <w:rPr>
          <w:rFonts w:cstheme="minorHAnsi"/>
          <w:sz w:val="24"/>
          <w:szCs w:val="24"/>
          <w:lang w:val="en-US"/>
        </w:rPr>
        <w:t>outputStackSize</w:t>
      </w:r>
      <w:proofErr w:type="spellEnd"/>
      <w:r w:rsidR="0038774C">
        <w:rPr>
          <w:rFonts w:cstheme="minorHAnsi"/>
          <w:sz w:val="24"/>
          <w:szCs w:val="24"/>
          <w:lang w:val="en-US"/>
        </w:rPr>
        <w:t>(</w:t>
      </w:r>
      <w:proofErr w:type="spellStart"/>
      <w:r w:rsidR="0038774C">
        <w:rPr>
          <w:rFonts w:cstheme="minorHAnsi"/>
          <w:sz w:val="24"/>
          <w:szCs w:val="24"/>
          <w:lang w:val="en-US"/>
        </w:rPr>
        <w:t>int</w:t>
      </w:r>
      <w:proofErr w:type="spellEnd"/>
      <w:r w:rsidR="00DC41E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DC41E7">
        <w:rPr>
          <w:rFonts w:cstheme="minorHAnsi"/>
          <w:sz w:val="24"/>
          <w:szCs w:val="24"/>
          <w:lang w:val="en-US"/>
        </w:rPr>
        <w:t>aStackSize</w:t>
      </w:r>
      <w:proofErr w:type="spellEnd"/>
      <w:r w:rsidR="00DC41E7">
        <w:rPr>
          <w:rFonts w:cstheme="minorHAnsi"/>
          <w:sz w:val="24"/>
          <w:szCs w:val="24"/>
          <w:lang w:val="en-US"/>
        </w:rPr>
        <w:t>)</w:t>
      </w:r>
      <w:r w:rsidR="0038774C">
        <w:rPr>
          <w:rFonts w:cstheme="minorHAnsi"/>
          <w:sz w:val="24"/>
          <w:szCs w:val="24"/>
          <w:lang w:val="en-US"/>
        </w:rPr>
        <w:t xml:space="preserve"> </w:t>
      </w:r>
      <w:r w:rsidR="00D31544">
        <w:rPr>
          <w:rFonts w:cstheme="minorHAnsi"/>
          <w:sz w:val="24"/>
          <w:szCs w:val="24"/>
          <w:lang w:val="en-US"/>
        </w:rPr>
        <w:t xml:space="preserve">: </w:t>
      </w:r>
      <w:r w:rsidR="00D10CB1">
        <w:rPr>
          <w:rFonts w:cstheme="minorHAnsi" w:hint="eastAsia"/>
          <w:sz w:val="24"/>
          <w:szCs w:val="24"/>
          <w:lang w:val="en-US"/>
        </w:rPr>
        <w:t>스택의</w:t>
      </w:r>
      <w:r w:rsidR="00D10CB1">
        <w:rPr>
          <w:rFonts w:cstheme="minorHAnsi" w:hint="eastAsia"/>
          <w:sz w:val="24"/>
          <w:szCs w:val="24"/>
          <w:lang w:val="en-US"/>
        </w:rPr>
        <w:t xml:space="preserve"> </w:t>
      </w:r>
      <w:r w:rsidR="00D10CB1">
        <w:rPr>
          <w:rFonts w:cstheme="minorHAnsi" w:hint="eastAsia"/>
          <w:sz w:val="24"/>
          <w:szCs w:val="24"/>
          <w:lang w:val="en-US"/>
        </w:rPr>
        <w:t>원소의</w:t>
      </w:r>
      <w:r w:rsidR="00D10CB1">
        <w:rPr>
          <w:rFonts w:cstheme="minorHAnsi" w:hint="eastAsia"/>
          <w:sz w:val="24"/>
          <w:szCs w:val="24"/>
          <w:lang w:val="en-US"/>
        </w:rPr>
        <w:t xml:space="preserve"> </w:t>
      </w:r>
      <w:r w:rsidR="00D10CB1">
        <w:rPr>
          <w:rFonts w:cstheme="minorHAnsi" w:hint="eastAsia"/>
          <w:sz w:val="24"/>
          <w:szCs w:val="24"/>
          <w:lang w:val="en-US"/>
        </w:rPr>
        <w:t>개수를</w:t>
      </w:r>
      <w:r w:rsidR="00D10CB1">
        <w:rPr>
          <w:rFonts w:cstheme="minorHAnsi" w:hint="eastAsia"/>
          <w:sz w:val="24"/>
          <w:szCs w:val="24"/>
          <w:lang w:val="en-US"/>
        </w:rPr>
        <w:t xml:space="preserve"> </w:t>
      </w:r>
      <w:r w:rsidR="00D10CB1">
        <w:rPr>
          <w:rFonts w:cstheme="minorHAnsi" w:hint="eastAsia"/>
          <w:sz w:val="24"/>
          <w:szCs w:val="24"/>
          <w:lang w:val="en-US"/>
        </w:rPr>
        <w:t>출력한다</w:t>
      </w:r>
      <w:r w:rsidR="00D10CB1">
        <w:rPr>
          <w:rFonts w:cstheme="minorHAnsi" w:hint="eastAsia"/>
          <w:sz w:val="24"/>
          <w:szCs w:val="24"/>
          <w:lang w:val="en-US"/>
        </w:rPr>
        <w:t>.</w:t>
      </w:r>
    </w:p>
    <w:p w:rsidR="00D13ED4" w:rsidRDefault="00D13ED4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outputRemove</w:t>
      </w:r>
      <w:proofErr w:type="spellEnd"/>
      <w:r>
        <w:rPr>
          <w:rFonts w:cstheme="minorHAnsi"/>
          <w:sz w:val="24"/>
          <w:szCs w:val="24"/>
          <w:lang w:val="en-US"/>
        </w:rPr>
        <w:t>(</w:t>
      </w:r>
      <w:r w:rsidR="008A30AC">
        <w:rPr>
          <w:rFonts w:cstheme="minorHAnsi"/>
          <w:sz w:val="24"/>
          <w:szCs w:val="24"/>
          <w:lang w:val="en-US"/>
        </w:rPr>
        <w:t xml:space="preserve">char </w:t>
      </w:r>
      <w:proofErr w:type="spellStart"/>
      <w:r w:rsidR="008A30AC">
        <w:rPr>
          <w:rFonts w:cstheme="minorHAnsi"/>
          <w:sz w:val="24"/>
          <w:szCs w:val="24"/>
          <w:lang w:val="en-US"/>
        </w:rPr>
        <w:t>anElement</w:t>
      </w:r>
      <w:proofErr w:type="spellEnd"/>
      <w:r w:rsidR="00171CE5">
        <w:rPr>
          <w:rFonts w:cstheme="minorHAnsi"/>
          <w:sz w:val="24"/>
          <w:szCs w:val="24"/>
          <w:lang w:val="en-US"/>
        </w:rPr>
        <w:t>)</w:t>
      </w:r>
      <w:r w:rsidR="00A060DB">
        <w:rPr>
          <w:rFonts w:cstheme="minorHAnsi"/>
          <w:sz w:val="24"/>
          <w:szCs w:val="24"/>
          <w:lang w:val="en-US"/>
        </w:rPr>
        <w:t xml:space="preserve"> : </w:t>
      </w:r>
      <w:r w:rsidR="00EA7EAE">
        <w:rPr>
          <w:rFonts w:cstheme="minorHAnsi" w:hint="eastAsia"/>
          <w:sz w:val="24"/>
          <w:szCs w:val="24"/>
          <w:lang w:val="en-US"/>
        </w:rPr>
        <w:t>삭제된</w:t>
      </w:r>
      <w:r w:rsidR="00EA7EAE">
        <w:rPr>
          <w:rFonts w:cstheme="minorHAnsi" w:hint="eastAsia"/>
          <w:sz w:val="24"/>
          <w:szCs w:val="24"/>
          <w:lang w:val="en-US"/>
        </w:rPr>
        <w:t xml:space="preserve"> </w:t>
      </w:r>
      <w:r w:rsidR="00365F47">
        <w:rPr>
          <w:rFonts w:cstheme="minorHAnsi" w:hint="eastAsia"/>
          <w:sz w:val="24"/>
          <w:szCs w:val="24"/>
          <w:lang w:val="en-US"/>
        </w:rPr>
        <w:t>원소를</w:t>
      </w:r>
      <w:r w:rsidR="00365F47">
        <w:rPr>
          <w:rFonts w:cstheme="minorHAnsi" w:hint="eastAsia"/>
          <w:sz w:val="24"/>
          <w:szCs w:val="24"/>
          <w:lang w:val="en-US"/>
        </w:rPr>
        <w:t xml:space="preserve"> </w:t>
      </w:r>
      <w:r w:rsidR="00365F47">
        <w:rPr>
          <w:rFonts w:cstheme="minorHAnsi" w:hint="eastAsia"/>
          <w:sz w:val="24"/>
          <w:szCs w:val="24"/>
          <w:lang w:val="en-US"/>
        </w:rPr>
        <w:t>출력한다</w:t>
      </w:r>
      <w:r w:rsidR="00365F47">
        <w:rPr>
          <w:rFonts w:cstheme="minorHAnsi" w:hint="eastAsia"/>
          <w:sz w:val="24"/>
          <w:szCs w:val="24"/>
          <w:lang w:val="en-US"/>
        </w:rPr>
        <w:t>.</w:t>
      </w:r>
    </w:p>
    <w:p w:rsidR="00171CE5" w:rsidRDefault="00171CE5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outputResult</w:t>
      </w:r>
      <w:proofErr w:type="spellEnd"/>
      <w:r>
        <w:rPr>
          <w:rFonts w:cstheme="minorHAnsi"/>
          <w:sz w:val="24"/>
          <w:szCs w:val="24"/>
          <w:lang w:val="en-US"/>
        </w:rPr>
        <w:t>(</w:t>
      </w:r>
      <w:proofErr w:type="spellStart"/>
      <w:r w:rsidR="00FB6562">
        <w:rPr>
          <w:rFonts w:cstheme="minorHAnsi"/>
          <w:sz w:val="24"/>
          <w:szCs w:val="24"/>
          <w:lang w:val="en-US"/>
        </w:rPr>
        <w:t>int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B6562">
        <w:rPr>
          <w:rFonts w:cstheme="minorHAnsi"/>
          <w:sz w:val="24"/>
          <w:szCs w:val="24"/>
          <w:lang w:val="en-US"/>
        </w:rPr>
        <w:t>numberOfInputChars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="00FB6562">
        <w:rPr>
          <w:rFonts w:cstheme="minorHAnsi"/>
          <w:sz w:val="24"/>
          <w:szCs w:val="24"/>
          <w:lang w:val="en-US"/>
        </w:rPr>
        <w:t>int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B6562">
        <w:rPr>
          <w:rFonts w:cstheme="minorHAnsi"/>
          <w:sz w:val="24"/>
          <w:szCs w:val="24"/>
          <w:lang w:val="en-US"/>
        </w:rPr>
        <w:t>numberOfIgnoredCharsm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B6562">
        <w:rPr>
          <w:rFonts w:cstheme="minorHAnsi"/>
          <w:sz w:val="24"/>
          <w:szCs w:val="24"/>
          <w:lang w:val="en-US"/>
        </w:rPr>
        <w:t>int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FB6562">
        <w:rPr>
          <w:rFonts w:cstheme="minorHAnsi"/>
          <w:sz w:val="24"/>
          <w:szCs w:val="24"/>
          <w:lang w:val="en-US"/>
        </w:rPr>
        <w:t>numberOfAddedChars</w:t>
      </w:r>
      <w:proofErr w:type="spellEnd"/>
      <w:r w:rsidR="00FB6562">
        <w:rPr>
          <w:rFonts w:cstheme="minorHAnsi"/>
          <w:sz w:val="24"/>
          <w:szCs w:val="24"/>
          <w:lang w:val="en-US"/>
        </w:rPr>
        <w:t xml:space="preserve">) </w:t>
      </w:r>
      <w:r w:rsidR="00965AC0">
        <w:rPr>
          <w:rFonts w:cstheme="minorHAnsi"/>
          <w:sz w:val="24"/>
          <w:szCs w:val="24"/>
          <w:lang w:val="en-US"/>
        </w:rPr>
        <w:t xml:space="preserve">: </w:t>
      </w:r>
      <w:r w:rsidR="00F26281">
        <w:rPr>
          <w:rFonts w:cstheme="minorHAnsi" w:hint="eastAsia"/>
          <w:sz w:val="24"/>
          <w:szCs w:val="24"/>
          <w:lang w:val="en-US"/>
        </w:rPr>
        <w:t>입력</w:t>
      </w:r>
      <w:r w:rsidR="00F26281">
        <w:rPr>
          <w:rFonts w:cstheme="minorHAnsi" w:hint="eastAsia"/>
          <w:sz w:val="24"/>
          <w:szCs w:val="24"/>
          <w:lang w:val="en-US"/>
        </w:rPr>
        <w:t>/</w:t>
      </w:r>
      <w:r w:rsidR="00F26281">
        <w:rPr>
          <w:rFonts w:cstheme="minorHAnsi" w:hint="eastAsia"/>
          <w:sz w:val="24"/>
          <w:szCs w:val="24"/>
          <w:lang w:val="en-US"/>
        </w:rPr>
        <w:t>추가</w:t>
      </w:r>
      <w:r w:rsidR="00F26281">
        <w:rPr>
          <w:rFonts w:cstheme="minorHAnsi" w:hint="eastAsia"/>
          <w:sz w:val="24"/>
          <w:szCs w:val="24"/>
          <w:lang w:val="en-US"/>
        </w:rPr>
        <w:t>/</w:t>
      </w:r>
      <w:r w:rsidR="00F26281">
        <w:rPr>
          <w:rFonts w:cstheme="minorHAnsi" w:hint="eastAsia"/>
          <w:sz w:val="24"/>
          <w:szCs w:val="24"/>
          <w:lang w:val="en-US"/>
        </w:rPr>
        <w:t>무시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된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문자들을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모두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출력하고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종료메시지를</w:t>
      </w:r>
      <w:r w:rsidR="00F26281">
        <w:rPr>
          <w:rFonts w:cstheme="minorHAnsi" w:hint="eastAsia"/>
          <w:sz w:val="24"/>
          <w:szCs w:val="24"/>
          <w:lang w:val="en-US"/>
        </w:rPr>
        <w:t xml:space="preserve"> </w:t>
      </w:r>
      <w:r w:rsidR="00F26281">
        <w:rPr>
          <w:rFonts w:cstheme="minorHAnsi" w:hint="eastAsia"/>
          <w:sz w:val="24"/>
          <w:szCs w:val="24"/>
          <w:lang w:val="en-US"/>
        </w:rPr>
        <w:t>내보낸다</w:t>
      </w:r>
      <w:r w:rsidR="00F26281">
        <w:rPr>
          <w:rFonts w:cstheme="minorHAnsi" w:hint="eastAsia"/>
          <w:sz w:val="24"/>
          <w:szCs w:val="24"/>
          <w:lang w:val="en-US"/>
        </w:rPr>
        <w:t>.</w:t>
      </w:r>
    </w:p>
    <w:p w:rsidR="00FB6562" w:rsidRPr="00794230" w:rsidRDefault="007D0BE9" w:rsidP="00991737">
      <w:pPr>
        <w:pStyle w:val="a3"/>
        <w:numPr>
          <w:ilvl w:val="0"/>
          <w:numId w:val="9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void </w:t>
      </w:r>
      <w:proofErr w:type="spellStart"/>
      <w:r>
        <w:rPr>
          <w:rFonts w:cstheme="minorHAnsi"/>
          <w:sz w:val="24"/>
          <w:szCs w:val="24"/>
          <w:lang w:val="en-US"/>
        </w:rPr>
        <w:t>outputMessage</w:t>
      </w:r>
      <w:proofErr w:type="spellEnd"/>
      <w:r w:rsidR="00EC4B80">
        <w:rPr>
          <w:rFonts w:cstheme="minorHAnsi"/>
          <w:sz w:val="24"/>
          <w:szCs w:val="24"/>
          <w:lang w:val="en-US"/>
        </w:rPr>
        <w:t xml:space="preserve">(String </w:t>
      </w:r>
      <w:proofErr w:type="spellStart"/>
      <w:r w:rsidR="00EC4B80">
        <w:rPr>
          <w:rFonts w:cstheme="minorHAnsi"/>
          <w:sz w:val="24"/>
          <w:szCs w:val="24"/>
          <w:lang w:val="en-US"/>
        </w:rPr>
        <w:t>aMessageString</w:t>
      </w:r>
      <w:proofErr w:type="spellEnd"/>
      <w:r w:rsidR="00EC4B80">
        <w:rPr>
          <w:rFonts w:cstheme="minorHAnsi"/>
          <w:sz w:val="24"/>
          <w:szCs w:val="24"/>
          <w:lang w:val="en-US"/>
        </w:rPr>
        <w:t>)</w:t>
      </w:r>
      <w:r w:rsidR="008C6257">
        <w:rPr>
          <w:rFonts w:cstheme="minorHAnsi"/>
          <w:sz w:val="24"/>
          <w:szCs w:val="24"/>
          <w:lang w:val="en-US"/>
        </w:rPr>
        <w:t xml:space="preserve"> : </w:t>
      </w:r>
      <w:r w:rsidR="009B511D">
        <w:rPr>
          <w:rFonts w:cstheme="minorHAnsi" w:hint="eastAsia"/>
          <w:sz w:val="24"/>
          <w:szCs w:val="24"/>
          <w:lang w:val="en-US"/>
        </w:rPr>
        <w:t>문자열을</w:t>
      </w:r>
      <w:r w:rsidR="009B511D">
        <w:rPr>
          <w:rFonts w:cstheme="minorHAnsi" w:hint="eastAsia"/>
          <w:sz w:val="24"/>
          <w:szCs w:val="24"/>
          <w:lang w:val="en-US"/>
        </w:rPr>
        <w:t xml:space="preserve"> </w:t>
      </w:r>
      <w:r w:rsidR="00757CB7">
        <w:rPr>
          <w:rFonts w:cstheme="minorHAnsi" w:hint="eastAsia"/>
          <w:sz w:val="24"/>
          <w:szCs w:val="24"/>
          <w:lang w:val="en-US"/>
        </w:rPr>
        <w:t>출력한다</w:t>
      </w:r>
      <w:r w:rsidR="00757CB7">
        <w:rPr>
          <w:rFonts w:cstheme="minorHAnsi" w:hint="eastAsia"/>
          <w:sz w:val="24"/>
          <w:szCs w:val="24"/>
          <w:lang w:val="en-US"/>
        </w:rPr>
        <w:t>.</w:t>
      </w:r>
    </w:p>
    <w:p w:rsidR="00E575DF" w:rsidRPr="00D13ED4" w:rsidRDefault="00E575DF" w:rsidP="00E575DF">
      <w:pPr>
        <w:spacing w:after="0"/>
        <w:rPr>
          <w:rFonts w:cstheme="minorHAnsi"/>
          <w:lang w:val="en-US"/>
        </w:rPr>
      </w:pPr>
    </w:p>
    <w:p w:rsidR="000462D3" w:rsidRDefault="00F07787" w:rsidP="00270754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>
        <w:rPr>
          <w:rFonts w:cstheme="minorHAnsi"/>
          <w:sz w:val="24"/>
          <w:szCs w:val="24"/>
          <w:lang w:val="en-US"/>
        </w:rPr>
        <w:t>ArrayList</w:t>
      </w:r>
      <w:proofErr w:type="spellEnd"/>
    </w:p>
    <w:p w:rsidR="007C7609" w:rsidRDefault="00310E26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 w:hint="eastAsia"/>
          <w:sz w:val="24"/>
          <w:szCs w:val="24"/>
          <w:lang w:val="en-US"/>
        </w:rPr>
        <w:t>ArrayList</w:t>
      </w:r>
      <w:proofErr w:type="spellEnd"/>
      <w:r>
        <w:rPr>
          <w:rFonts w:cstheme="minorHAnsi" w:hint="eastAsia"/>
          <w:sz w:val="24"/>
          <w:szCs w:val="24"/>
          <w:lang w:val="en-US"/>
        </w:rPr>
        <w:t xml:space="preserve">() : </w:t>
      </w:r>
      <w:r w:rsidR="00704EA9">
        <w:rPr>
          <w:rFonts w:cstheme="minorHAnsi"/>
          <w:sz w:val="24"/>
          <w:szCs w:val="24"/>
          <w:lang w:val="en-US"/>
        </w:rPr>
        <w:t>top</w:t>
      </w:r>
      <w:r w:rsidR="006C2162">
        <w:rPr>
          <w:rFonts w:cstheme="minorHAnsi"/>
          <w:sz w:val="24"/>
          <w:szCs w:val="24"/>
          <w:lang w:val="en-US"/>
        </w:rPr>
        <w:t xml:space="preserve"> </w:t>
      </w:r>
      <w:r w:rsidR="006C2162">
        <w:rPr>
          <w:rFonts w:cstheme="minorHAnsi" w:hint="eastAsia"/>
          <w:sz w:val="24"/>
          <w:szCs w:val="24"/>
          <w:lang w:val="en-US"/>
        </w:rPr>
        <w:t>초기화</w:t>
      </w:r>
      <w:r w:rsidR="006C2162">
        <w:rPr>
          <w:rFonts w:cstheme="minorHAnsi" w:hint="eastAsia"/>
          <w:sz w:val="24"/>
          <w:szCs w:val="24"/>
          <w:lang w:val="en-US"/>
        </w:rPr>
        <w:t>,</w:t>
      </w:r>
      <w:r w:rsidR="006C2162">
        <w:rPr>
          <w:rFonts w:cstheme="minorHAnsi"/>
          <w:sz w:val="24"/>
          <w:szCs w:val="24"/>
          <w:lang w:val="en-US"/>
        </w:rPr>
        <w:t xml:space="preserve"> </w:t>
      </w:r>
      <w:r w:rsidR="009135BB">
        <w:rPr>
          <w:rFonts w:cstheme="minorHAnsi"/>
          <w:sz w:val="24"/>
          <w:szCs w:val="24"/>
          <w:lang w:val="en-US"/>
        </w:rPr>
        <w:t>capacity</w:t>
      </w:r>
      <w:r w:rsidR="006750E5">
        <w:rPr>
          <w:rFonts w:cstheme="minorHAnsi" w:hint="eastAsia"/>
          <w:sz w:val="24"/>
          <w:szCs w:val="24"/>
          <w:lang w:val="en-US"/>
        </w:rPr>
        <w:t>를</w:t>
      </w:r>
      <w:r w:rsidR="006750E5">
        <w:rPr>
          <w:rFonts w:cstheme="minorHAnsi" w:hint="eastAsia"/>
          <w:sz w:val="24"/>
          <w:szCs w:val="24"/>
          <w:lang w:val="en-US"/>
        </w:rPr>
        <w:t xml:space="preserve"> </w:t>
      </w:r>
      <w:r w:rsidR="001B72FE">
        <w:rPr>
          <w:rFonts w:cstheme="minorHAnsi" w:hint="eastAsia"/>
          <w:sz w:val="24"/>
          <w:szCs w:val="24"/>
          <w:lang w:val="en-US"/>
        </w:rPr>
        <w:t>기본값인</w:t>
      </w:r>
      <w:r w:rsidR="001B72FE">
        <w:rPr>
          <w:rFonts w:cstheme="minorHAnsi" w:hint="eastAsia"/>
          <w:sz w:val="24"/>
          <w:szCs w:val="24"/>
          <w:lang w:val="en-US"/>
        </w:rPr>
        <w:t xml:space="preserve"> </w:t>
      </w:r>
      <w:r w:rsidR="001B72FE">
        <w:rPr>
          <w:rFonts w:cstheme="minorHAnsi"/>
          <w:sz w:val="24"/>
          <w:szCs w:val="24"/>
          <w:lang w:val="en-US"/>
        </w:rPr>
        <w:t>5</w:t>
      </w:r>
      <w:r w:rsidR="001B72FE">
        <w:rPr>
          <w:rFonts w:cstheme="minorHAnsi" w:hint="eastAsia"/>
          <w:sz w:val="24"/>
          <w:szCs w:val="24"/>
          <w:lang w:val="en-US"/>
        </w:rPr>
        <w:t>로</w:t>
      </w:r>
      <w:r w:rsidR="001B72FE">
        <w:rPr>
          <w:rFonts w:cstheme="minorHAnsi" w:hint="eastAsia"/>
          <w:sz w:val="24"/>
          <w:szCs w:val="24"/>
          <w:lang w:val="en-US"/>
        </w:rPr>
        <w:t xml:space="preserve"> </w:t>
      </w:r>
      <w:r w:rsidR="001B72FE">
        <w:rPr>
          <w:rFonts w:cstheme="minorHAnsi" w:hint="eastAsia"/>
          <w:sz w:val="24"/>
          <w:szCs w:val="24"/>
          <w:lang w:val="en-US"/>
        </w:rPr>
        <w:t>초기</w:t>
      </w:r>
      <w:r w:rsidR="00A03716">
        <w:rPr>
          <w:rFonts w:cstheme="minorHAnsi" w:hint="eastAsia"/>
          <w:sz w:val="24"/>
          <w:szCs w:val="24"/>
          <w:lang w:val="en-US"/>
        </w:rPr>
        <w:t>화</w:t>
      </w:r>
      <w:r w:rsidR="00A03716">
        <w:rPr>
          <w:rFonts w:cstheme="minorHAnsi" w:hint="eastAsia"/>
          <w:sz w:val="24"/>
          <w:szCs w:val="24"/>
          <w:lang w:val="en-US"/>
        </w:rPr>
        <w:t>,</w:t>
      </w:r>
      <w:r w:rsidR="00A03716">
        <w:rPr>
          <w:rFonts w:cstheme="minorHAnsi"/>
          <w:sz w:val="24"/>
          <w:szCs w:val="24"/>
          <w:lang w:val="en-US"/>
        </w:rPr>
        <w:t xml:space="preserve"> </w:t>
      </w:r>
      <w:r w:rsidR="00E349D2">
        <w:rPr>
          <w:rFonts w:cstheme="minorHAnsi"/>
          <w:sz w:val="24"/>
          <w:szCs w:val="24"/>
          <w:lang w:val="en-US"/>
        </w:rPr>
        <w:t>capacity</w:t>
      </w:r>
      <w:r w:rsidR="00E349D2">
        <w:rPr>
          <w:rFonts w:cstheme="minorHAnsi" w:hint="eastAsia"/>
          <w:sz w:val="24"/>
          <w:szCs w:val="24"/>
          <w:lang w:val="en-US"/>
        </w:rPr>
        <w:t>만큼</w:t>
      </w:r>
      <w:r w:rsidR="00E349D2">
        <w:rPr>
          <w:rFonts w:cstheme="minorHAnsi" w:hint="eastAsia"/>
          <w:sz w:val="24"/>
          <w:szCs w:val="24"/>
          <w:lang w:val="en-US"/>
        </w:rPr>
        <w:t xml:space="preserve"> </w:t>
      </w:r>
      <w:r w:rsidR="00E349D2">
        <w:rPr>
          <w:rFonts w:cstheme="minorHAnsi" w:hint="eastAsia"/>
          <w:sz w:val="24"/>
          <w:szCs w:val="24"/>
          <w:lang w:val="en-US"/>
        </w:rPr>
        <w:t>배열</w:t>
      </w:r>
      <w:r w:rsidR="00E349D2">
        <w:rPr>
          <w:rFonts w:cstheme="minorHAnsi" w:hint="eastAsia"/>
          <w:sz w:val="24"/>
          <w:szCs w:val="24"/>
          <w:lang w:val="en-US"/>
        </w:rPr>
        <w:t xml:space="preserve"> </w:t>
      </w:r>
      <w:r w:rsidR="00E349D2">
        <w:rPr>
          <w:rFonts w:cstheme="minorHAnsi" w:hint="eastAsia"/>
          <w:sz w:val="24"/>
          <w:szCs w:val="24"/>
          <w:lang w:val="en-US"/>
        </w:rPr>
        <w:t>할당</w:t>
      </w:r>
    </w:p>
    <w:p w:rsidR="00132B8A" w:rsidRDefault="00132B8A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/>
          <w:sz w:val="24"/>
          <w:szCs w:val="24"/>
          <w:lang w:val="en-US"/>
        </w:rPr>
        <w:t>ArrayL</w:t>
      </w:r>
      <w:r w:rsidR="00C95B83">
        <w:rPr>
          <w:rFonts w:cstheme="minorHAnsi"/>
          <w:sz w:val="24"/>
          <w:szCs w:val="24"/>
          <w:lang w:val="en-US"/>
        </w:rPr>
        <w:t>ist</w:t>
      </w:r>
      <w:proofErr w:type="spellEnd"/>
      <w:r w:rsidR="00C95B83">
        <w:rPr>
          <w:rFonts w:cstheme="minorHAnsi"/>
          <w:sz w:val="24"/>
          <w:szCs w:val="24"/>
          <w:lang w:val="en-US"/>
        </w:rPr>
        <w:t>(</w:t>
      </w:r>
      <w:proofErr w:type="spellStart"/>
      <w:r w:rsidR="00C95B83">
        <w:rPr>
          <w:rFonts w:cstheme="minorHAnsi"/>
          <w:sz w:val="24"/>
          <w:szCs w:val="24"/>
          <w:lang w:val="en-US"/>
        </w:rPr>
        <w:t>int</w:t>
      </w:r>
      <w:proofErr w:type="spellEnd"/>
      <w:r w:rsidR="00C95B8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95B83">
        <w:rPr>
          <w:rFonts w:cstheme="minorHAnsi"/>
          <w:sz w:val="24"/>
          <w:szCs w:val="24"/>
          <w:lang w:val="en-US"/>
        </w:rPr>
        <w:t>givenCapacity</w:t>
      </w:r>
      <w:proofErr w:type="spellEnd"/>
      <w:r w:rsidR="00C95B83">
        <w:rPr>
          <w:rFonts w:cstheme="minorHAnsi"/>
          <w:sz w:val="24"/>
          <w:szCs w:val="24"/>
          <w:lang w:val="en-US"/>
        </w:rPr>
        <w:t>)</w:t>
      </w:r>
      <w:r w:rsidR="00C1218B">
        <w:rPr>
          <w:rFonts w:cstheme="minorHAnsi"/>
          <w:sz w:val="24"/>
          <w:szCs w:val="24"/>
          <w:lang w:val="en-US"/>
        </w:rPr>
        <w:t xml:space="preserve"> : top</w:t>
      </w:r>
      <w:r w:rsidR="00C1218B">
        <w:rPr>
          <w:rFonts w:cstheme="minorHAnsi" w:hint="eastAsia"/>
          <w:sz w:val="24"/>
          <w:szCs w:val="24"/>
          <w:lang w:val="en-US"/>
        </w:rPr>
        <w:t xml:space="preserve"> </w:t>
      </w:r>
      <w:r w:rsidR="00C1218B">
        <w:rPr>
          <w:rFonts w:cstheme="minorHAnsi" w:hint="eastAsia"/>
          <w:sz w:val="24"/>
          <w:szCs w:val="24"/>
          <w:lang w:val="en-US"/>
        </w:rPr>
        <w:t>초기화</w:t>
      </w:r>
      <w:r w:rsidR="00C1218B">
        <w:rPr>
          <w:rFonts w:cstheme="minorHAnsi" w:hint="eastAsia"/>
          <w:sz w:val="24"/>
          <w:szCs w:val="24"/>
          <w:lang w:val="en-US"/>
        </w:rPr>
        <w:t>,</w:t>
      </w:r>
      <w:r w:rsidR="00C1218B">
        <w:rPr>
          <w:rFonts w:cstheme="minorHAnsi"/>
          <w:sz w:val="24"/>
          <w:szCs w:val="24"/>
          <w:lang w:val="en-US"/>
        </w:rPr>
        <w:t xml:space="preserve"> capacity</w:t>
      </w:r>
      <w:r w:rsidR="00C1218B">
        <w:rPr>
          <w:rFonts w:cstheme="minorHAnsi" w:hint="eastAsia"/>
          <w:sz w:val="24"/>
          <w:szCs w:val="24"/>
          <w:lang w:val="en-US"/>
        </w:rPr>
        <w:t>를</w:t>
      </w:r>
      <w:r w:rsidR="00C1218B">
        <w:rPr>
          <w:rFonts w:cstheme="minorHAnsi" w:hint="eastAsia"/>
          <w:sz w:val="24"/>
          <w:szCs w:val="24"/>
          <w:lang w:val="en-US"/>
        </w:rPr>
        <w:t xml:space="preserve"> </w:t>
      </w:r>
      <w:proofErr w:type="spellStart"/>
      <w:r w:rsidR="00A46F83">
        <w:rPr>
          <w:rFonts w:cstheme="minorHAnsi"/>
          <w:sz w:val="24"/>
          <w:szCs w:val="24"/>
          <w:lang w:val="en-US"/>
        </w:rPr>
        <w:t>givenCapacity</w:t>
      </w:r>
      <w:proofErr w:type="spellEnd"/>
      <w:r w:rsidR="00A46F83">
        <w:rPr>
          <w:rFonts w:cstheme="minorHAnsi" w:hint="eastAsia"/>
          <w:sz w:val="24"/>
          <w:szCs w:val="24"/>
          <w:lang w:val="en-US"/>
        </w:rPr>
        <w:t>로</w:t>
      </w:r>
      <w:r w:rsidR="00A46F83">
        <w:rPr>
          <w:rFonts w:cstheme="minorHAnsi" w:hint="eastAsia"/>
          <w:sz w:val="24"/>
          <w:szCs w:val="24"/>
          <w:lang w:val="en-US"/>
        </w:rPr>
        <w:t xml:space="preserve"> </w:t>
      </w:r>
      <w:r w:rsidR="00A46F83">
        <w:rPr>
          <w:rFonts w:cstheme="minorHAnsi" w:hint="eastAsia"/>
          <w:sz w:val="24"/>
          <w:szCs w:val="24"/>
          <w:lang w:val="en-US"/>
        </w:rPr>
        <w:t>초기화</w:t>
      </w:r>
      <w:r w:rsidR="00A46F83">
        <w:rPr>
          <w:rFonts w:cstheme="minorHAnsi" w:hint="eastAsia"/>
          <w:sz w:val="24"/>
          <w:szCs w:val="24"/>
          <w:lang w:val="en-US"/>
        </w:rPr>
        <w:t>,</w:t>
      </w:r>
      <w:r w:rsidR="00A46F83">
        <w:rPr>
          <w:rFonts w:cstheme="minorHAnsi"/>
          <w:sz w:val="24"/>
          <w:szCs w:val="24"/>
          <w:lang w:val="en-US"/>
        </w:rPr>
        <w:t xml:space="preserve"> </w:t>
      </w:r>
      <w:r w:rsidR="004D2C33">
        <w:rPr>
          <w:rFonts w:cstheme="minorHAnsi"/>
          <w:sz w:val="24"/>
          <w:szCs w:val="24"/>
          <w:lang w:val="en-US"/>
        </w:rPr>
        <w:t>capacity</w:t>
      </w:r>
      <w:r w:rsidR="004D2C33">
        <w:rPr>
          <w:rFonts w:cstheme="minorHAnsi" w:hint="eastAsia"/>
          <w:sz w:val="24"/>
          <w:szCs w:val="24"/>
          <w:lang w:val="en-US"/>
        </w:rPr>
        <w:t>만큼</w:t>
      </w:r>
      <w:r w:rsidR="004D2C33">
        <w:rPr>
          <w:rFonts w:cstheme="minorHAnsi" w:hint="eastAsia"/>
          <w:sz w:val="24"/>
          <w:szCs w:val="24"/>
          <w:lang w:val="en-US"/>
        </w:rPr>
        <w:t xml:space="preserve"> </w:t>
      </w:r>
      <w:r w:rsidR="004D2C33">
        <w:rPr>
          <w:rFonts w:cstheme="minorHAnsi" w:hint="eastAsia"/>
          <w:sz w:val="24"/>
          <w:szCs w:val="24"/>
          <w:lang w:val="en-US"/>
        </w:rPr>
        <w:t>배열</w:t>
      </w:r>
      <w:r w:rsidR="004D2C33">
        <w:rPr>
          <w:rFonts w:cstheme="minorHAnsi" w:hint="eastAsia"/>
          <w:sz w:val="24"/>
          <w:szCs w:val="24"/>
          <w:lang w:val="en-US"/>
        </w:rPr>
        <w:t xml:space="preserve"> </w:t>
      </w:r>
      <w:r w:rsidR="004D2C33">
        <w:rPr>
          <w:rFonts w:cstheme="minorHAnsi" w:hint="eastAsia"/>
          <w:sz w:val="24"/>
          <w:szCs w:val="24"/>
          <w:lang w:val="en-US"/>
        </w:rPr>
        <w:t>할</w:t>
      </w:r>
      <w:r w:rsidR="000352E3">
        <w:rPr>
          <w:rFonts w:cstheme="minorHAnsi" w:hint="eastAsia"/>
          <w:sz w:val="24"/>
          <w:szCs w:val="24"/>
          <w:lang w:val="en-US"/>
        </w:rPr>
        <w:t>당</w:t>
      </w:r>
    </w:p>
    <w:p w:rsidR="008122DD" w:rsidRDefault="003C307D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/>
          <w:sz w:val="24"/>
          <w:szCs w:val="24"/>
          <w:lang w:val="en-US"/>
        </w:rPr>
        <w:t>boolean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isEmpty</w:t>
      </w:r>
      <w:proofErr w:type="spellEnd"/>
      <w:r w:rsidR="00436613">
        <w:rPr>
          <w:rFonts w:cstheme="minorHAnsi"/>
          <w:sz w:val="24"/>
          <w:szCs w:val="24"/>
          <w:lang w:val="en-US"/>
        </w:rPr>
        <w:t>()</w:t>
      </w:r>
      <w:r w:rsidR="004017F2">
        <w:rPr>
          <w:rFonts w:cstheme="minorHAnsi"/>
          <w:sz w:val="24"/>
          <w:szCs w:val="24"/>
          <w:lang w:val="en-US"/>
        </w:rPr>
        <w:t xml:space="preserve"> : </w:t>
      </w:r>
      <w:r w:rsidR="00953EFB">
        <w:rPr>
          <w:rFonts w:cstheme="minorHAnsi" w:hint="eastAsia"/>
          <w:sz w:val="24"/>
          <w:szCs w:val="24"/>
          <w:lang w:val="en-US"/>
        </w:rPr>
        <w:t>비었는</w:t>
      </w:r>
      <w:r w:rsidR="004123C9">
        <w:rPr>
          <w:rFonts w:cstheme="minorHAnsi" w:hint="eastAsia"/>
          <w:sz w:val="24"/>
          <w:szCs w:val="24"/>
          <w:lang w:val="en-US"/>
        </w:rPr>
        <w:t xml:space="preserve"> </w:t>
      </w:r>
      <w:r w:rsidR="004123C9">
        <w:rPr>
          <w:rFonts w:cstheme="minorHAnsi" w:hint="eastAsia"/>
          <w:sz w:val="24"/>
          <w:szCs w:val="24"/>
          <w:lang w:val="en-US"/>
        </w:rPr>
        <w:t>지</w:t>
      </w:r>
      <w:r w:rsidR="004123C9">
        <w:rPr>
          <w:rFonts w:cstheme="minorHAnsi" w:hint="eastAsia"/>
          <w:sz w:val="24"/>
          <w:szCs w:val="24"/>
          <w:lang w:val="en-US"/>
        </w:rPr>
        <w:t xml:space="preserve"> </w:t>
      </w:r>
      <w:r w:rsidR="004123C9">
        <w:rPr>
          <w:rFonts w:cstheme="minorHAnsi" w:hint="eastAsia"/>
          <w:sz w:val="24"/>
          <w:szCs w:val="24"/>
          <w:lang w:val="en-US"/>
        </w:rPr>
        <w:t>여부</w:t>
      </w:r>
      <w:r w:rsidR="004123C9">
        <w:rPr>
          <w:rFonts w:cstheme="minorHAnsi" w:hint="eastAsia"/>
          <w:sz w:val="24"/>
          <w:szCs w:val="24"/>
          <w:lang w:val="en-US"/>
        </w:rPr>
        <w:t xml:space="preserve"> </w:t>
      </w:r>
      <w:r w:rsidR="004123C9">
        <w:rPr>
          <w:rFonts w:cstheme="minorHAnsi" w:hint="eastAsia"/>
          <w:sz w:val="24"/>
          <w:szCs w:val="24"/>
          <w:lang w:val="en-US"/>
        </w:rPr>
        <w:t>반환</w:t>
      </w:r>
    </w:p>
    <w:p w:rsidR="00436613" w:rsidRDefault="00436613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/>
          <w:sz w:val="24"/>
          <w:szCs w:val="24"/>
          <w:lang w:val="en-US"/>
        </w:rPr>
        <w:t>boolean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isFull</w:t>
      </w:r>
      <w:proofErr w:type="spellEnd"/>
      <w:r>
        <w:rPr>
          <w:rFonts w:cstheme="minorHAnsi"/>
          <w:sz w:val="24"/>
          <w:szCs w:val="24"/>
          <w:lang w:val="en-US"/>
        </w:rPr>
        <w:t>()</w:t>
      </w:r>
      <w:r w:rsidR="00194A7C">
        <w:rPr>
          <w:rFonts w:cstheme="minorHAnsi"/>
          <w:sz w:val="24"/>
          <w:szCs w:val="24"/>
          <w:lang w:val="en-US"/>
        </w:rPr>
        <w:t xml:space="preserve"> : </w:t>
      </w:r>
      <w:r w:rsidR="00194A7C">
        <w:rPr>
          <w:rFonts w:cstheme="minorHAnsi" w:hint="eastAsia"/>
          <w:sz w:val="24"/>
          <w:szCs w:val="24"/>
          <w:lang w:val="en-US"/>
        </w:rPr>
        <w:t>다</w:t>
      </w:r>
      <w:r w:rsidR="00194A7C">
        <w:rPr>
          <w:rFonts w:cstheme="minorHAnsi" w:hint="eastAsia"/>
          <w:sz w:val="24"/>
          <w:szCs w:val="24"/>
          <w:lang w:val="en-US"/>
        </w:rPr>
        <w:t xml:space="preserve"> </w:t>
      </w:r>
      <w:r w:rsidR="00194A7C">
        <w:rPr>
          <w:rFonts w:cstheme="minorHAnsi" w:hint="eastAsia"/>
          <w:sz w:val="24"/>
          <w:szCs w:val="24"/>
          <w:lang w:val="en-US"/>
        </w:rPr>
        <w:t>찼는지</w:t>
      </w:r>
      <w:r w:rsidR="00194A7C">
        <w:rPr>
          <w:rFonts w:cstheme="minorHAnsi" w:hint="eastAsia"/>
          <w:sz w:val="24"/>
          <w:szCs w:val="24"/>
          <w:lang w:val="en-US"/>
        </w:rPr>
        <w:t xml:space="preserve"> </w:t>
      </w:r>
      <w:r w:rsidR="00194A7C">
        <w:rPr>
          <w:rFonts w:cstheme="minorHAnsi" w:hint="eastAsia"/>
          <w:sz w:val="24"/>
          <w:szCs w:val="24"/>
          <w:lang w:val="en-US"/>
        </w:rPr>
        <w:t>여부</w:t>
      </w:r>
      <w:r w:rsidR="00194A7C">
        <w:rPr>
          <w:rFonts w:cstheme="minorHAnsi" w:hint="eastAsia"/>
          <w:sz w:val="24"/>
          <w:szCs w:val="24"/>
          <w:lang w:val="en-US"/>
        </w:rPr>
        <w:t xml:space="preserve"> </w:t>
      </w:r>
      <w:r w:rsidR="00194A7C">
        <w:rPr>
          <w:rFonts w:cstheme="minorHAnsi" w:hint="eastAsia"/>
          <w:sz w:val="24"/>
          <w:szCs w:val="24"/>
          <w:lang w:val="en-US"/>
        </w:rPr>
        <w:t>반</w:t>
      </w:r>
      <w:r w:rsidR="00540A68">
        <w:rPr>
          <w:rFonts w:cstheme="minorHAnsi" w:hint="eastAsia"/>
          <w:sz w:val="24"/>
          <w:szCs w:val="24"/>
          <w:lang w:val="en-US"/>
        </w:rPr>
        <w:t>환</w:t>
      </w:r>
    </w:p>
    <w:p w:rsidR="00436613" w:rsidRDefault="00436613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/>
          <w:sz w:val="24"/>
          <w:szCs w:val="24"/>
          <w:lang w:val="en-US"/>
        </w:rPr>
        <w:t>int</w:t>
      </w:r>
      <w:proofErr w:type="spellEnd"/>
      <w:r>
        <w:rPr>
          <w:rFonts w:cstheme="minorHAnsi"/>
          <w:sz w:val="24"/>
          <w:szCs w:val="24"/>
          <w:lang w:val="en-US"/>
        </w:rPr>
        <w:t xml:space="preserve"> size()</w:t>
      </w:r>
      <w:r w:rsidR="00D87DBB">
        <w:rPr>
          <w:rFonts w:cstheme="minorHAnsi"/>
          <w:sz w:val="24"/>
          <w:szCs w:val="24"/>
          <w:lang w:val="en-US"/>
        </w:rPr>
        <w:t xml:space="preserve"> : </w:t>
      </w:r>
      <w:r w:rsidR="00D87DBB">
        <w:rPr>
          <w:rFonts w:cstheme="minorHAnsi" w:hint="eastAsia"/>
          <w:sz w:val="24"/>
          <w:szCs w:val="24"/>
          <w:lang w:val="en-US"/>
        </w:rPr>
        <w:t>현재</w:t>
      </w:r>
      <w:r w:rsidR="00D87DBB">
        <w:rPr>
          <w:rFonts w:cstheme="minorHAnsi" w:hint="eastAsia"/>
          <w:sz w:val="24"/>
          <w:szCs w:val="24"/>
          <w:lang w:val="en-US"/>
        </w:rPr>
        <w:t xml:space="preserve"> </w:t>
      </w:r>
      <w:r w:rsidR="00D87DBB">
        <w:rPr>
          <w:rFonts w:cstheme="minorHAnsi" w:hint="eastAsia"/>
          <w:sz w:val="24"/>
          <w:szCs w:val="24"/>
          <w:lang w:val="en-US"/>
        </w:rPr>
        <w:t>스택의</w:t>
      </w:r>
      <w:r w:rsidR="00D87DBB">
        <w:rPr>
          <w:rFonts w:cstheme="minorHAnsi" w:hint="eastAsia"/>
          <w:sz w:val="24"/>
          <w:szCs w:val="24"/>
          <w:lang w:val="en-US"/>
        </w:rPr>
        <w:t xml:space="preserve"> </w:t>
      </w:r>
      <w:r w:rsidR="00D87DBB">
        <w:rPr>
          <w:rFonts w:cstheme="minorHAnsi" w:hint="eastAsia"/>
          <w:sz w:val="24"/>
          <w:szCs w:val="24"/>
          <w:lang w:val="en-US"/>
        </w:rPr>
        <w:t>크기</w:t>
      </w:r>
      <w:r w:rsidR="00D87DBB">
        <w:rPr>
          <w:rFonts w:cstheme="minorHAnsi" w:hint="eastAsia"/>
          <w:sz w:val="24"/>
          <w:szCs w:val="24"/>
          <w:lang w:val="en-US"/>
        </w:rPr>
        <w:t xml:space="preserve"> </w:t>
      </w:r>
      <w:r w:rsidR="00D87DBB">
        <w:rPr>
          <w:rFonts w:cstheme="minorHAnsi" w:hint="eastAsia"/>
          <w:sz w:val="24"/>
          <w:szCs w:val="24"/>
          <w:lang w:val="en-US"/>
        </w:rPr>
        <w:t>출</w:t>
      </w:r>
      <w:r w:rsidR="002946DB">
        <w:rPr>
          <w:rFonts w:cstheme="minorHAnsi" w:hint="eastAsia"/>
          <w:sz w:val="24"/>
          <w:szCs w:val="24"/>
          <w:lang w:val="en-US"/>
        </w:rPr>
        <w:t>력</w:t>
      </w:r>
    </w:p>
    <w:p w:rsidR="00E6563D" w:rsidRDefault="00E6563D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</w:t>
      </w:r>
      <w:proofErr w:type="spellStart"/>
      <w:r>
        <w:rPr>
          <w:rFonts w:cstheme="minorHAnsi"/>
          <w:sz w:val="24"/>
          <w:szCs w:val="24"/>
          <w:lang w:val="en-US"/>
        </w:rPr>
        <w:t>boolean</w:t>
      </w:r>
      <w:proofErr w:type="spellEnd"/>
      <w:r>
        <w:rPr>
          <w:rFonts w:cstheme="minorHAnsi"/>
          <w:sz w:val="24"/>
          <w:szCs w:val="24"/>
          <w:lang w:val="en-US"/>
        </w:rPr>
        <w:t xml:space="preserve"> push(T </w:t>
      </w:r>
      <w:proofErr w:type="spellStart"/>
      <w:r>
        <w:rPr>
          <w:rFonts w:cstheme="minorHAnsi"/>
          <w:sz w:val="24"/>
          <w:szCs w:val="24"/>
          <w:lang w:val="en-US"/>
        </w:rPr>
        <w:t>anElement</w:t>
      </w:r>
      <w:proofErr w:type="spellEnd"/>
      <w:r>
        <w:rPr>
          <w:rFonts w:cstheme="minorHAnsi"/>
          <w:sz w:val="24"/>
          <w:szCs w:val="24"/>
          <w:lang w:val="en-US"/>
        </w:rPr>
        <w:t>)</w:t>
      </w:r>
      <w:r w:rsidR="00B45FA5">
        <w:rPr>
          <w:rFonts w:cstheme="minorHAnsi"/>
          <w:sz w:val="24"/>
          <w:szCs w:val="24"/>
          <w:lang w:val="en-US"/>
        </w:rPr>
        <w:t xml:space="preserve"> : </w:t>
      </w:r>
      <w:r w:rsidR="005C7623">
        <w:rPr>
          <w:rFonts w:cstheme="minorHAnsi" w:hint="eastAsia"/>
          <w:sz w:val="24"/>
          <w:szCs w:val="24"/>
          <w:lang w:val="en-US"/>
        </w:rPr>
        <w:t>스택에</w:t>
      </w:r>
      <w:r w:rsidR="005C7623">
        <w:rPr>
          <w:rFonts w:cstheme="minorHAnsi" w:hint="eastAsia"/>
          <w:sz w:val="24"/>
          <w:szCs w:val="24"/>
          <w:lang w:val="en-US"/>
        </w:rPr>
        <w:t xml:space="preserve"> </w:t>
      </w:r>
      <w:r w:rsidR="005C7623">
        <w:rPr>
          <w:rFonts w:cstheme="minorHAnsi" w:hint="eastAsia"/>
          <w:sz w:val="24"/>
          <w:szCs w:val="24"/>
          <w:lang w:val="en-US"/>
        </w:rPr>
        <w:t>원소</w:t>
      </w:r>
      <w:r w:rsidR="002F53EC">
        <w:rPr>
          <w:rFonts w:cstheme="minorHAnsi" w:hint="eastAsia"/>
          <w:sz w:val="24"/>
          <w:szCs w:val="24"/>
          <w:lang w:val="en-US"/>
        </w:rPr>
        <w:t xml:space="preserve"> </w:t>
      </w:r>
      <w:r w:rsidR="002F53EC">
        <w:rPr>
          <w:rFonts w:cstheme="minorHAnsi" w:hint="eastAsia"/>
          <w:sz w:val="24"/>
          <w:szCs w:val="24"/>
          <w:lang w:val="en-US"/>
        </w:rPr>
        <w:t>추가</w:t>
      </w:r>
    </w:p>
    <w:p w:rsidR="008515FC" w:rsidRDefault="00A55C2B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public T pop()</w:t>
      </w:r>
      <w:r w:rsidR="00D97A7F">
        <w:rPr>
          <w:rFonts w:cstheme="minorHAnsi"/>
          <w:sz w:val="24"/>
          <w:szCs w:val="24"/>
          <w:lang w:val="en-US"/>
        </w:rPr>
        <w:t xml:space="preserve"> : </w:t>
      </w:r>
      <w:r w:rsidR="00D97A7F">
        <w:rPr>
          <w:rFonts w:cstheme="minorHAnsi" w:hint="eastAsia"/>
          <w:sz w:val="24"/>
          <w:szCs w:val="24"/>
          <w:lang w:val="en-US"/>
        </w:rPr>
        <w:t>스택에서</w:t>
      </w:r>
      <w:r w:rsidR="00D97A7F">
        <w:rPr>
          <w:rFonts w:cstheme="minorHAnsi" w:hint="eastAsia"/>
          <w:sz w:val="24"/>
          <w:szCs w:val="24"/>
          <w:lang w:val="en-US"/>
        </w:rPr>
        <w:t xml:space="preserve"> </w:t>
      </w:r>
      <w:r w:rsidR="00D97A7F">
        <w:rPr>
          <w:rFonts w:cstheme="minorHAnsi" w:hint="eastAsia"/>
          <w:sz w:val="24"/>
          <w:szCs w:val="24"/>
          <w:lang w:val="en-US"/>
        </w:rPr>
        <w:t>원소</w:t>
      </w:r>
      <w:r w:rsidR="00D97A7F">
        <w:rPr>
          <w:rFonts w:cstheme="minorHAnsi" w:hint="eastAsia"/>
          <w:sz w:val="24"/>
          <w:szCs w:val="24"/>
          <w:lang w:val="en-US"/>
        </w:rPr>
        <w:t xml:space="preserve"> </w:t>
      </w:r>
      <w:r w:rsidR="00D97A7F">
        <w:rPr>
          <w:rFonts w:cstheme="minorHAnsi" w:hint="eastAsia"/>
          <w:sz w:val="24"/>
          <w:szCs w:val="24"/>
          <w:lang w:val="en-US"/>
        </w:rPr>
        <w:t>제거</w:t>
      </w:r>
      <w:r w:rsidR="00D97A7F">
        <w:rPr>
          <w:rFonts w:cstheme="minorHAnsi" w:hint="eastAsia"/>
          <w:sz w:val="24"/>
          <w:szCs w:val="24"/>
          <w:lang w:val="en-US"/>
        </w:rPr>
        <w:t xml:space="preserve"> </w:t>
      </w:r>
      <w:r w:rsidR="00D97A7F">
        <w:rPr>
          <w:rFonts w:cstheme="minorHAnsi" w:hint="eastAsia"/>
          <w:sz w:val="24"/>
          <w:szCs w:val="24"/>
          <w:lang w:val="en-US"/>
        </w:rPr>
        <w:t>후</w:t>
      </w:r>
      <w:r w:rsidR="00D97A7F">
        <w:rPr>
          <w:rFonts w:cstheme="minorHAnsi" w:hint="eastAsia"/>
          <w:sz w:val="24"/>
          <w:szCs w:val="24"/>
          <w:lang w:val="en-US"/>
        </w:rPr>
        <w:t xml:space="preserve"> </w:t>
      </w:r>
      <w:r w:rsidR="00D97A7F">
        <w:rPr>
          <w:rFonts w:cstheme="minorHAnsi" w:hint="eastAsia"/>
          <w:sz w:val="24"/>
          <w:szCs w:val="24"/>
          <w:lang w:val="en-US"/>
        </w:rPr>
        <w:t>반환</w:t>
      </w:r>
    </w:p>
    <w:p w:rsidR="003973DF" w:rsidRDefault="003973DF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public T peek()</w:t>
      </w:r>
      <w:r w:rsidR="00B92FA5">
        <w:rPr>
          <w:rFonts w:cstheme="minorHAnsi"/>
          <w:sz w:val="24"/>
          <w:szCs w:val="24"/>
          <w:lang w:val="en-US"/>
        </w:rPr>
        <w:t xml:space="preserve"> : </w:t>
      </w:r>
      <w:r w:rsidR="00B92FA5">
        <w:rPr>
          <w:rFonts w:cstheme="minorHAnsi" w:hint="eastAsia"/>
          <w:sz w:val="24"/>
          <w:szCs w:val="24"/>
          <w:lang w:val="en-US"/>
        </w:rPr>
        <w:t>스택의</w:t>
      </w:r>
      <w:r w:rsidR="00B92FA5">
        <w:rPr>
          <w:rFonts w:cstheme="minorHAnsi" w:hint="eastAsia"/>
          <w:sz w:val="24"/>
          <w:szCs w:val="24"/>
          <w:lang w:val="en-US"/>
        </w:rPr>
        <w:t xml:space="preserve"> </w:t>
      </w:r>
      <w:r w:rsidR="00B92FA5">
        <w:rPr>
          <w:rFonts w:cstheme="minorHAnsi"/>
          <w:sz w:val="24"/>
          <w:szCs w:val="24"/>
          <w:lang w:val="en-US"/>
        </w:rPr>
        <w:t>Top</w:t>
      </w:r>
      <w:r w:rsidR="00B92FA5">
        <w:rPr>
          <w:rFonts w:cstheme="minorHAnsi" w:hint="eastAsia"/>
          <w:sz w:val="24"/>
          <w:szCs w:val="24"/>
          <w:lang w:val="en-US"/>
        </w:rPr>
        <w:t xml:space="preserve"> </w:t>
      </w:r>
      <w:r w:rsidR="00B92FA5">
        <w:rPr>
          <w:rFonts w:cstheme="minorHAnsi" w:hint="eastAsia"/>
          <w:sz w:val="24"/>
          <w:szCs w:val="24"/>
          <w:lang w:val="en-US"/>
        </w:rPr>
        <w:t>위치의</w:t>
      </w:r>
      <w:r w:rsidR="00B92FA5">
        <w:rPr>
          <w:rFonts w:cstheme="minorHAnsi" w:hint="eastAsia"/>
          <w:sz w:val="24"/>
          <w:szCs w:val="24"/>
          <w:lang w:val="en-US"/>
        </w:rPr>
        <w:t xml:space="preserve"> </w:t>
      </w:r>
      <w:r w:rsidR="00B92FA5">
        <w:rPr>
          <w:rFonts w:cstheme="minorHAnsi" w:hint="eastAsia"/>
          <w:sz w:val="24"/>
          <w:szCs w:val="24"/>
          <w:lang w:val="en-US"/>
        </w:rPr>
        <w:t>원소</w:t>
      </w:r>
      <w:r w:rsidR="00B92FA5">
        <w:rPr>
          <w:rFonts w:cstheme="minorHAnsi" w:hint="eastAsia"/>
          <w:sz w:val="24"/>
          <w:szCs w:val="24"/>
          <w:lang w:val="en-US"/>
        </w:rPr>
        <w:t xml:space="preserve"> </w:t>
      </w:r>
      <w:r w:rsidR="00B92FA5">
        <w:rPr>
          <w:rFonts w:cstheme="minorHAnsi" w:hint="eastAsia"/>
          <w:sz w:val="24"/>
          <w:szCs w:val="24"/>
          <w:lang w:val="en-US"/>
        </w:rPr>
        <w:t>반</w:t>
      </w:r>
      <w:r w:rsidR="00832979">
        <w:rPr>
          <w:rFonts w:cstheme="minorHAnsi" w:hint="eastAsia"/>
          <w:sz w:val="24"/>
          <w:szCs w:val="24"/>
          <w:lang w:val="en-US"/>
        </w:rPr>
        <w:t>환</w:t>
      </w:r>
    </w:p>
    <w:p w:rsidR="003973DF" w:rsidRDefault="00FA0378" w:rsidP="007C7609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public void clear()</w:t>
      </w:r>
      <w:r w:rsidR="00C52AA8">
        <w:rPr>
          <w:rFonts w:cstheme="minorHAnsi"/>
          <w:sz w:val="24"/>
          <w:szCs w:val="24"/>
          <w:lang w:val="en-US"/>
        </w:rPr>
        <w:t xml:space="preserve"> : </w:t>
      </w:r>
      <w:r w:rsidR="00905C7E">
        <w:rPr>
          <w:rFonts w:cstheme="minorHAnsi" w:hint="eastAsia"/>
          <w:sz w:val="24"/>
          <w:szCs w:val="24"/>
          <w:lang w:val="en-US"/>
        </w:rPr>
        <w:t>배열의</w:t>
      </w:r>
      <w:r w:rsidR="00905C7E">
        <w:rPr>
          <w:rFonts w:cstheme="minorHAnsi" w:hint="eastAsia"/>
          <w:sz w:val="24"/>
          <w:szCs w:val="24"/>
          <w:lang w:val="en-US"/>
        </w:rPr>
        <w:t xml:space="preserve"> </w:t>
      </w:r>
      <w:r w:rsidR="00905C7E">
        <w:rPr>
          <w:rFonts w:cstheme="minorHAnsi" w:hint="eastAsia"/>
          <w:sz w:val="24"/>
          <w:szCs w:val="24"/>
          <w:lang w:val="en-US"/>
        </w:rPr>
        <w:t>원소</w:t>
      </w:r>
      <w:r w:rsidR="00905C7E">
        <w:rPr>
          <w:rFonts w:cstheme="minorHAnsi" w:hint="eastAsia"/>
          <w:sz w:val="24"/>
          <w:szCs w:val="24"/>
          <w:lang w:val="en-US"/>
        </w:rPr>
        <w:t xml:space="preserve"> </w:t>
      </w:r>
      <w:r w:rsidR="00905C7E">
        <w:rPr>
          <w:rFonts w:cstheme="minorHAnsi" w:hint="eastAsia"/>
          <w:sz w:val="24"/>
          <w:szCs w:val="24"/>
          <w:lang w:val="en-US"/>
        </w:rPr>
        <w:t>전부</w:t>
      </w:r>
      <w:r w:rsidR="00905C7E">
        <w:rPr>
          <w:rFonts w:cstheme="minorHAnsi"/>
          <w:sz w:val="24"/>
          <w:szCs w:val="24"/>
          <w:lang w:val="en-US"/>
        </w:rPr>
        <w:t xml:space="preserve"> </w:t>
      </w:r>
      <w:r w:rsidR="009B5A1E">
        <w:rPr>
          <w:rFonts w:cstheme="minorHAnsi"/>
          <w:sz w:val="24"/>
          <w:szCs w:val="24"/>
          <w:lang w:val="en-US"/>
        </w:rPr>
        <w:t>null</w:t>
      </w:r>
      <w:r w:rsidR="009B5A1E">
        <w:rPr>
          <w:rFonts w:cstheme="minorHAnsi" w:hint="eastAsia"/>
          <w:sz w:val="24"/>
          <w:szCs w:val="24"/>
          <w:lang w:val="en-US"/>
        </w:rPr>
        <w:t>로</w:t>
      </w:r>
      <w:r w:rsidR="009B5A1E">
        <w:rPr>
          <w:rFonts w:cstheme="minorHAnsi" w:hint="eastAsia"/>
          <w:sz w:val="24"/>
          <w:szCs w:val="24"/>
          <w:lang w:val="en-US"/>
        </w:rPr>
        <w:t xml:space="preserve"> </w:t>
      </w:r>
      <w:r w:rsidR="009B5A1E">
        <w:rPr>
          <w:rFonts w:cstheme="minorHAnsi" w:hint="eastAsia"/>
          <w:sz w:val="24"/>
          <w:szCs w:val="24"/>
          <w:lang w:val="en-US"/>
        </w:rPr>
        <w:t>초기</w:t>
      </w:r>
      <w:r w:rsidR="00E83884">
        <w:rPr>
          <w:rFonts w:cstheme="minorHAnsi" w:hint="eastAsia"/>
          <w:sz w:val="24"/>
          <w:szCs w:val="24"/>
          <w:lang w:val="en-US"/>
        </w:rPr>
        <w:t>화</w:t>
      </w:r>
    </w:p>
    <w:p w:rsidR="00026C5B" w:rsidRDefault="00F437E8" w:rsidP="000A4285">
      <w:pPr>
        <w:pStyle w:val="a3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public T </w:t>
      </w:r>
      <w:proofErr w:type="spellStart"/>
      <w:r>
        <w:rPr>
          <w:rFonts w:cstheme="minorHAnsi"/>
          <w:sz w:val="24"/>
          <w:szCs w:val="24"/>
          <w:lang w:val="en-US"/>
        </w:rPr>
        <w:t>elementAt</w:t>
      </w:r>
      <w:proofErr w:type="spellEnd"/>
      <w:r w:rsidR="004F3AFC">
        <w:rPr>
          <w:rFonts w:cstheme="minorHAnsi"/>
          <w:sz w:val="24"/>
          <w:szCs w:val="24"/>
          <w:lang w:val="en-US"/>
        </w:rPr>
        <w:t>(</w:t>
      </w:r>
      <w:proofErr w:type="spellStart"/>
      <w:r w:rsidR="004F3AFC">
        <w:rPr>
          <w:rFonts w:cstheme="minorHAnsi"/>
          <w:sz w:val="24"/>
          <w:szCs w:val="24"/>
          <w:lang w:val="en-US"/>
        </w:rPr>
        <w:t>int</w:t>
      </w:r>
      <w:proofErr w:type="spellEnd"/>
      <w:r w:rsidR="004F3AF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F3AFC">
        <w:rPr>
          <w:rFonts w:cstheme="minorHAnsi"/>
          <w:sz w:val="24"/>
          <w:szCs w:val="24"/>
          <w:lang w:val="en-US"/>
        </w:rPr>
        <w:t>anOrder</w:t>
      </w:r>
      <w:proofErr w:type="spellEnd"/>
      <w:r w:rsidR="004F3AFC">
        <w:rPr>
          <w:rFonts w:cstheme="minorHAnsi"/>
          <w:sz w:val="24"/>
          <w:szCs w:val="24"/>
          <w:lang w:val="en-US"/>
        </w:rPr>
        <w:t>)</w:t>
      </w:r>
      <w:r w:rsidR="00E8370E">
        <w:rPr>
          <w:rFonts w:cstheme="minorHAnsi"/>
          <w:sz w:val="24"/>
          <w:szCs w:val="24"/>
          <w:lang w:val="en-US"/>
        </w:rPr>
        <w:t xml:space="preserve"> : </w:t>
      </w:r>
      <w:r w:rsidR="007D7ACA">
        <w:rPr>
          <w:rFonts w:cstheme="minorHAnsi" w:hint="eastAsia"/>
          <w:sz w:val="24"/>
          <w:szCs w:val="24"/>
          <w:lang w:val="en-US"/>
        </w:rPr>
        <w:t>인자로</w:t>
      </w:r>
      <w:r w:rsidR="007D7ACA">
        <w:rPr>
          <w:rFonts w:cstheme="minorHAnsi" w:hint="eastAsia"/>
          <w:sz w:val="24"/>
          <w:szCs w:val="24"/>
          <w:lang w:val="en-US"/>
        </w:rPr>
        <w:t xml:space="preserve"> </w:t>
      </w:r>
      <w:r w:rsidR="007D7ACA">
        <w:rPr>
          <w:rFonts w:cstheme="minorHAnsi" w:hint="eastAsia"/>
          <w:sz w:val="24"/>
          <w:szCs w:val="24"/>
          <w:lang w:val="en-US"/>
        </w:rPr>
        <w:t>받은</w:t>
      </w:r>
      <w:r w:rsidR="007D7ACA">
        <w:rPr>
          <w:rFonts w:cstheme="minorHAnsi" w:hint="eastAsia"/>
          <w:sz w:val="24"/>
          <w:szCs w:val="24"/>
          <w:lang w:val="en-US"/>
        </w:rPr>
        <w:t xml:space="preserve"> </w:t>
      </w:r>
      <w:proofErr w:type="spellStart"/>
      <w:r w:rsidR="007D7ACA">
        <w:rPr>
          <w:rFonts w:cstheme="minorHAnsi"/>
          <w:sz w:val="24"/>
          <w:szCs w:val="24"/>
          <w:lang w:val="en-US"/>
        </w:rPr>
        <w:t>anOrder</w:t>
      </w:r>
      <w:proofErr w:type="spellEnd"/>
      <w:r w:rsidR="007D7ACA">
        <w:rPr>
          <w:rFonts w:cstheme="minorHAnsi" w:hint="eastAsia"/>
          <w:sz w:val="24"/>
          <w:szCs w:val="24"/>
          <w:lang w:val="en-US"/>
        </w:rPr>
        <w:t>의</w:t>
      </w:r>
      <w:r w:rsidR="007D7ACA">
        <w:rPr>
          <w:rFonts w:cstheme="minorHAnsi" w:hint="eastAsia"/>
          <w:sz w:val="24"/>
          <w:szCs w:val="24"/>
          <w:lang w:val="en-US"/>
        </w:rPr>
        <w:t xml:space="preserve"> </w:t>
      </w:r>
      <w:r w:rsidR="007D7ACA">
        <w:rPr>
          <w:rFonts w:cstheme="minorHAnsi" w:hint="eastAsia"/>
          <w:sz w:val="24"/>
          <w:szCs w:val="24"/>
          <w:lang w:val="en-US"/>
        </w:rPr>
        <w:t>위치가</w:t>
      </w:r>
      <w:r w:rsidR="007D7ACA">
        <w:rPr>
          <w:rFonts w:cstheme="minorHAnsi" w:hint="eastAsia"/>
          <w:sz w:val="24"/>
          <w:szCs w:val="24"/>
          <w:lang w:val="en-US"/>
        </w:rPr>
        <w:t xml:space="preserve"> </w:t>
      </w:r>
      <w:r w:rsidR="007D7ACA">
        <w:rPr>
          <w:rFonts w:cstheme="minorHAnsi" w:hint="eastAsia"/>
          <w:sz w:val="24"/>
          <w:szCs w:val="24"/>
          <w:lang w:val="en-US"/>
        </w:rPr>
        <w:t>유효할</w:t>
      </w:r>
      <w:r w:rsidR="007D7ACA">
        <w:rPr>
          <w:rFonts w:cstheme="minorHAnsi" w:hint="eastAsia"/>
          <w:sz w:val="24"/>
          <w:szCs w:val="24"/>
          <w:lang w:val="en-US"/>
        </w:rPr>
        <w:t xml:space="preserve"> </w:t>
      </w:r>
      <w:r w:rsidR="007D7ACA">
        <w:rPr>
          <w:rFonts w:cstheme="minorHAnsi" w:hint="eastAsia"/>
          <w:sz w:val="24"/>
          <w:szCs w:val="24"/>
          <w:lang w:val="en-US"/>
        </w:rPr>
        <w:t>시</w:t>
      </w:r>
      <w:r w:rsidR="007D7ACA">
        <w:rPr>
          <w:rFonts w:cstheme="minorHAnsi"/>
          <w:sz w:val="24"/>
          <w:szCs w:val="24"/>
          <w:lang w:val="en-US"/>
        </w:rPr>
        <w:t xml:space="preserve"> </w:t>
      </w:r>
      <w:r w:rsidR="00AC2FF3">
        <w:rPr>
          <w:rFonts w:cstheme="minorHAnsi" w:hint="eastAsia"/>
          <w:sz w:val="24"/>
          <w:szCs w:val="24"/>
          <w:lang w:val="en-US"/>
        </w:rPr>
        <w:t>해당</w:t>
      </w:r>
      <w:r w:rsidR="00AC2FF3">
        <w:rPr>
          <w:rFonts w:cstheme="minorHAnsi" w:hint="eastAsia"/>
          <w:sz w:val="24"/>
          <w:szCs w:val="24"/>
          <w:lang w:val="en-US"/>
        </w:rPr>
        <w:t xml:space="preserve"> </w:t>
      </w:r>
      <w:r w:rsidR="00AC2FF3">
        <w:rPr>
          <w:rFonts w:cstheme="minorHAnsi" w:hint="eastAsia"/>
          <w:sz w:val="24"/>
          <w:szCs w:val="24"/>
          <w:lang w:val="en-US"/>
        </w:rPr>
        <w:t>위치의</w:t>
      </w:r>
      <w:r w:rsidR="00AC2FF3">
        <w:rPr>
          <w:rFonts w:cstheme="minorHAnsi" w:hint="eastAsia"/>
          <w:sz w:val="24"/>
          <w:szCs w:val="24"/>
          <w:lang w:val="en-US"/>
        </w:rPr>
        <w:t xml:space="preserve"> </w:t>
      </w:r>
      <w:r w:rsidR="00C820BD">
        <w:rPr>
          <w:rFonts w:cstheme="minorHAnsi" w:hint="eastAsia"/>
          <w:sz w:val="24"/>
          <w:szCs w:val="24"/>
          <w:lang w:val="en-US"/>
        </w:rPr>
        <w:t>원소</w:t>
      </w:r>
      <w:r w:rsidR="00C820BD">
        <w:rPr>
          <w:rFonts w:cstheme="minorHAnsi" w:hint="eastAsia"/>
          <w:sz w:val="24"/>
          <w:szCs w:val="24"/>
          <w:lang w:val="en-US"/>
        </w:rPr>
        <w:t xml:space="preserve"> </w:t>
      </w:r>
      <w:r w:rsidR="00C820BD">
        <w:rPr>
          <w:rFonts w:cstheme="minorHAnsi" w:hint="eastAsia"/>
          <w:sz w:val="24"/>
          <w:szCs w:val="24"/>
          <w:lang w:val="en-US"/>
        </w:rPr>
        <w:t>반</w:t>
      </w:r>
      <w:r w:rsidR="00026C5B">
        <w:rPr>
          <w:rFonts w:cstheme="minorHAnsi" w:hint="eastAsia"/>
          <w:sz w:val="24"/>
          <w:szCs w:val="24"/>
          <w:lang w:val="en-US"/>
        </w:rPr>
        <w:t>환</w:t>
      </w:r>
      <w:r w:rsidR="005341BA">
        <w:rPr>
          <w:rFonts w:cstheme="minorHAnsi" w:hint="eastAsia"/>
          <w:sz w:val="24"/>
          <w:szCs w:val="24"/>
          <w:lang w:val="en-US"/>
        </w:rPr>
        <w:t xml:space="preserve">, </w:t>
      </w:r>
      <w:r w:rsidR="005341BA">
        <w:rPr>
          <w:rFonts w:cstheme="minorHAnsi" w:hint="eastAsia"/>
          <w:sz w:val="24"/>
          <w:szCs w:val="24"/>
          <w:lang w:val="en-US"/>
        </w:rPr>
        <w:t>유효하지</w:t>
      </w:r>
      <w:r w:rsidR="005341BA">
        <w:rPr>
          <w:rFonts w:cstheme="minorHAnsi" w:hint="eastAsia"/>
          <w:sz w:val="24"/>
          <w:szCs w:val="24"/>
          <w:lang w:val="en-US"/>
        </w:rPr>
        <w:t xml:space="preserve"> </w:t>
      </w:r>
      <w:r w:rsidR="005341BA">
        <w:rPr>
          <w:rFonts w:cstheme="minorHAnsi" w:hint="eastAsia"/>
          <w:sz w:val="24"/>
          <w:szCs w:val="24"/>
          <w:lang w:val="en-US"/>
        </w:rPr>
        <w:t>않을</w:t>
      </w:r>
      <w:r w:rsidR="005341BA">
        <w:rPr>
          <w:rFonts w:cstheme="minorHAnsi" w:hint="eastAsia"/>
          <w:sz w:val="24"/>
          <w:szCs w:val="24"/>
          <w:lang w:val="en-US"/>
        </w:rPr>
        <w:t xml:space="preserve"> </w:t>
      </w:r>
      <w:r w:rsidR="005341BA">
        <w:rPr>
          <w:rFonts w:cstheme="minorHAnsi" w:hint="eastAsia"/>
          <w:sz w:val="24"/>
          <w:szCs w:val="24"/>
          <w:lang w:val="en-US"/>
        </w:rPr>
        <w:t>시</w:t>
      </w:r>
      <w:r w:rsidR="005341BA">
        <w:rPr>
          <w:rFonts w:cstheme="minorHAnsi" w:hint="eastAsia"/>
          <w:sz w:val="24"/>
          <w:szCs w:val="24"/>
          <w:lang w:val="en-US"/>
        </w:rPr>
        <w:t xml:space="preserve"> </w:t>
      </w:r>
      <w:r w:rsidR="005341BA">
        <w:rPr>
          <w:rFonts w:cstheme="minorHAnsi"/>
          <w:sz w:val="24"/>
          <w:szCs w:val="24"/>
          <w:lang w:val="en-US"/>
        </w:rPr>
        <w:t>null</w:t>
      </w:r>
      <w:r w:rsidR="005341BA">
        <w:rPr>
          <w:rFonts w:cstheme="minorHAnsi" w:hint="eastAsia"/>
          <w:sz w:val="24"/>
          <w:szCs w:val="24"/>
          <w:lang w:val="en-US"/>
        </w:rPr>
        <w:t xml:space="preserve"> </w:t>
      </w:r>
      <w:r w:rsidR="005341BA">
        <w:rPr>
          <w:rFonts w:cstheme="minorHAnsi" w:hint="eastAsia"/>
          <w:sz w:val="24"/>
          <w:szCs w:val="24"/>
          <w:lang w:val="en-US"/>
        </w:rPr>
        <w:t>반</w:t>
      </w:r>
      <w:r w:rsidR="006F14C0">
        <w:rPr>
          <w:rFonts w:cstheme="minorHAnsi" w:hint="eastAsia"/>
          <w:sz w:val="24"/>
          <w:szCs w:val="24"/>
          <w:lang w:val="en-US"/>
        </w:rPr>
        <w:t>환</w:t>
      </w:r>
    </w:p>
    <w:p w:rsidR="006F14C0" w:rsidRPr="00C17F11" w:rsidRDefault="006F14C0" w:rsidP="00C17F1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814CB6" w:rsidRDefault="002E24E2" w:rsidP="00A95DD8">
      <w:pPr>
        <w:spacing w:after="0"/>
        <w:ind w:left="1080"/>
        <w:rPr>
          <w:ins w:id="10" w:author="최재범" w:date="2018-04-24T20:44:00Z"/>
          <w:rFonts w:cstheme="minorHAnsi"/>
          <w:sz w:val="24"/>
          <w:szCs w:val="24"/>
          <w:lang w:val="en-US"/>
        </w:rPr>
      </w:pPr>
      <w:ins w:id="11" w:author="최재범" w:date="2018-04-24T20:43:00Z">
        <w:r>
          <w:rPr>
            <w:rFonts w:cstheme="minorHAnsi"/>
            <w:sz w:val="24"/>
            <w:szCs w:val="24"/>
            <w:lang w:val="en-US"/>
          </w:rPr>
          <w:t>A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부터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/>
            <w:sz w:val="24"/>
            <w:szCs w:val="24"/>
            <w:lang w:val="en-US"/>
          </w:rPr>
          <w:t xml:space="preserve">Z, </w:t>
        </w:r>
        <w:r>
          <w:rPr>
            <w:rFonts w:cstheme="minorHAnsi" w:hint="eastAsia"/>
            <w:sz w:val="24"/>
            <w:szCs w:val="24"/>
            <w:lang w:val="en-US"/>
          </w:rPr>
          <w:t>a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부터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/>
            <w:sz w:val="24"/>
            <w:szCs w:val="24"/>
            <w:lang w:val="en-US"/>
          </w:rPr>
          <w:t>z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까지의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</w:ins>
      <w:ins w:id="12" w:author="최재범" w:date="2018-04-24T20:44:00Z">
        <w:r w:rsidR="00737421">
          <w:rPr>
            <w:rFonts w:cstheme="minorHAnsi" w:hint="eastAsia"/>
            <w:sz w:val="24"/>
            <w:szCs w:val="24"/>
            <w:lang w:val="en-US"/>
          </w:rPr>
          <w:t>알파벳</w:t>
        </w:r>
        <w:r w:rsidR="001E7C22">
          <w:rPr>
            <w:rFonts w:cstheme="minorHAnsi" w:hint="eastAsia"/>
            <w:sz w:val="24"/>
            <w:szCs w:val="24"/>
            <w:lang w:val="en-US"/>
          </w:rPr>
          <w:t>을</w:t>
        </w:r>
        <w:r w:rsidR="001E7C2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E7C22">
          <w:rPr>
            <w:rFonts w:cstheme="minorHAnsi" w:hint="eastAsia"/>
            <w:sz w:val="24"/>
            <w:szCs w:val="24"/>
            <w:lang w:val="en-US"/>
          </w:rPr>
          <w:t>입력받으면</w:t>
        </w:r>
        <w:r w:rsidR="001E7C2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E7C22">
          <w:rPr>
            <w:rFonts w:cstheme="minorHAnsi" w:hint="eastAsia"/>
            <w:sz w:val="24"/>
            <w:szCs w:val="24"/>
            <w:lang w:val="en-US"/>
          </w:rPr>
          <w:t>스택에</w:t>
        </w:r>
        <w:r w:rsidR="001E7C2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E7C22">
          <w:rPr>
            <w:rFonts w:cstheme="minorHAnsi"/>
            <w:sz w:val="24"/>
            <w:szCs w:val="24"/>
            <w:lang w:val="en-US"/>
          </w:rPr>
          <w:t>Push</w:t>
        </w:r>
        <w:r w:rsidR="001E7C2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E7C22">
          <w:rPr>
            <w:rFonts w:cstheme="minorHAnsi" w:hint="eastAsia"/>
            <w:sz w:val="24"/>
            <w:szCs w:val="24"/>
            <w:lang w:val="en-US"/>
          </w:rPr>
          <w:t>한다</w:t>
        </w:r>
        <w:r w:rsidR="001E7C22"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791691" w:rsidRDefault="00D251B9" w:rsidP="00A95DD8">
      <w:pPr>
        <w:spacing w:after="0"/>
        <w:ind w:left="1080"/>
        <w:rPr>
          <w:ins w:id="13" w:author="최재범" w:date="2018-04-24T20:44:00Z"/>
          <w:rFonts w:cstheme="minorHAnsi"/>
          <w:sz w:val="24"/>
          <w:szCs w:val="24"/>
          <w:lang w:val="en-US"/>
        </w:rPr>
      </w:pPr>
      <w:ins w:id="14" w:author="최재범" w:date="2018-04-24T20:44:00Z">
        <w:r>
          <w:rPr>
            <w:rFonts w:cstheme="minorHAnsi" w:hint="eastAsia"/>
            <w:sz w:val="24"/>
            <w:szCs w:val="24"/>
            <w:lang w:val="en-US"/>
          </w:rPr>
          <w:t xml:space="preserve">0 </w:t>
        </w:r>
        <w:r>
          <w:rPr>
            <w:rFonts w:cstheme="minorHAnsi" w:hint="eastAsia"/>
            <w:sz w:val="24"/>
            <w:szCs w:val="24"/>
            <w:lang w:val="en-US"/>
          </w:rPr>
          <w:t>부터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/>
            <w:sz w:val="24"/>
            <w:szCs w:val="24"/>
            <w:lang w:val="en-US"/>
          </w:rPr>
          <w:t xml:space="preserve">9 </w:t>
        </w:r>
        <w:r>
          <w:rPr>
            <w:rFonts w:cstheme="minorHAnsi" w:hint="eastAsia"/>
            <w:sz w:val="24"/>
            <w:szCs w:val="24"/>
            <w:lang w:val="en-US"/>
          </w:rPr>
          <w:t>까지의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숫자를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 w:rsidR="001C6ED5">
          <w:rPr>
            <w:rFonts w:cstheme="minorHAnsi" w:hint="eastAsia"/>
            <w:sz w:val="24"/>
            <w:szCs w:val="24"/>
            <w:lang w:val="en-US"/>
          </w:rPr>
          <w:t>해당</w:t>
        </w:r>
        <w:r w:rsidR="001C6ED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C6ED5">
          <w:rPr>
            <w:rFonts w:cstheme="minorHAnsi" w:hint="eastAsia"/>
            <w:sz w:val="24"/>
            <w:szCs w:val="24"/>
            <w:lang w:val="en-US"/>
          </w:rPr>
          <w:t>숫자만큼</w:t>
        </w:r>
        <w:r w:rsidR="001C6ED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C6ED5">
          <w:rPr>
            <w:rFonts w:cstheme="minorHAnsi" w:hint="eastAsia"/>
            <w:sz w:val="24"/>
            <w:szCs w:val="24"/>
            <w:lang w:val="en-US"/>
          </w:rPr>
          <w:t>스택에서</w:t>
        </w:r>
        <w:r w:rsidR="001C6ED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C6ED5">
          <w:rPr>
            <w:rFonts w:cstheme="minorHAnsi"/>
            <w:sz w:val="24"/>
            <w:szCs w:val="24"/>
            <w:lang w:val="en-US"/>
          </w:rPr>
          <w:t>Pop</w:t>
        </w:r>
        <w:r w:rsidR="001C6ED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C6ED5">
          <w:rPr>
            <w:rFonts w:cstheme="minorHAnsi" w:hint="eastAsia"/>
            <w:sz w:val="24"/>
            <w:szCs w:val="24"/>
            <w:lang w:val="en-US"/>
          </w:rPr>
          <w:t>한다</w:t>
        </w:r>
        <w:r w:rsidR="001C6ED5"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025384" w:rsidRDefault="00FC1270" w:rsidP="00A95DD8">
      <w:pPr>
        <w:spacing w:after="0"/>
        <w:ind w:left="1080"/>
        <w:rPr>
          <w:ins w:id="15" w:author="최재범" w:date="2018-04-24T20:44:00Z"/>
          <w:rFonts w:cstheme="minorHAnsi"/>
          <w:sz w:val="24"/>
          <w:szCs w:val="24"/>
          <w:lang w:val="en-US"/>
        </w:rPr>
      </w:pPr>
      <w:ins w:id="16" w:author="최재범" w:date="2018-04-24T20:44:00Z">
        <w:r>
          <w:rPr>
            <w:rFonts w:cstheme="minorHAnsi"/>
            <w:sz w:val="24"/>
            <w:szCs w:val="24"/>
            <w:lang w:val="en-US"/>
          </w:rPr>
          <w:t xml:space="preserve">-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스택에서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하나를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/>
            <w:sz w:val="24"/>
            <w:szCs w:val="24"/>
            <w:lang w:val="en-US"/>
          </w:rPr>
          <w:t>Pop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한다</w:t>
        </w:r>
        <w:r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C50247" w:rsidRDefault="00027565" w:rsidP="00A95DD8">
      <w:pPr>
        <w:spacing w:after="0"/>
        <w:ind w:left="1080"/>
        <w:rPr>
          <w:ins w:id="17" w:author="최재범" w:date="2018-04-24T20:45:00Z"/>
          <w:rFonts w:cstheme="minorHAnsi"/>
          <w:sz w:val="24"/>
          <w:szCs w:val="24"/>
          <w:lang w:val="en-US"/>
        </w:rPr>
      </w:pPr>
      <w:ins w:id="18" w:author="최재범" w:date="2018-04-24T20:44:00Z">
        <w:r>
          <w:rPr>
            <w:rFonts w:cstheme="minorHAnsi"/>
            <w:sz w:val="24"/>
            <w:szCs w:val="24"/>
            <w:lang w:val="en-US"/>
          </w:rPr>
          <w:t xml:space="preserve">#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현재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스택의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크기를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출력한다</w:t>
        </w:r>
        <w:r>
          <w:rPr>
            <w:rFonts w:cstheme="minorHAnsi" w:hint="eastAsia"/>
            <w:sz w:val="24"/>
            <w:szCs w:val="24"/>
            <w:lang w:val="en-US"/>
          </w:rPr>
          <w:t>.</w:t>
        </w:r>
      </w:ins>
      <w:ins w:id="19" w:author="최재범" w:date="2018-04-24T20:43:00Z">
        <w:r w:rsidR="002E24E2">
          <w:rPr>
            <w:rFonts w:cstheme="minorHAnsi" w:hint="eastAsia"/>
            <w:sz w:val="24"/>
            <w:szCs w:val="24"/>
            <w:lang w:val="en-US"/>
          </w:rPr>
          <w:t xml:space="preserve"> </w:t>
        </w:r>
      </w:ins>
    </w:p>
    <w:p w:rsidR="00453C9B" w:rsidRDefault="00C50247" w:rsidP="00A95DD8">
      <w:pPr>
        <w:spacing w:after="0"/>
        <w:ind w:left="1080"/>
        <w:rPr>
          <w:ins w:id="20" w:author="최재범" w:date="2018-04-24T20:45:00Z"/>
          <w:rFonts w:cstheme="minorHAnsi"/>
          <w:sz w:val="24"/>
          <w:szCs w:val="24"/>
          <w:lang w:val="en-US"/>
        </w:rPr>
      </w:pPr>
      <w:ins w:id="21" w:author="최재범" w:date="2018-04-24T20:45:00Z">
        <w:r>
          <w:rPr>
            <w:rFonts w:cstheme="minorHAnsi"/>
            <w:sz w:val="24"/>
            <w:szCs w:val="24"/>
            <w:lang w:val="en-US"/>
          </w:rPr>
          <w:t xml:space="preserve">/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 w:rsidR="002D4AE8">
          <w:rPr>
            <w:rFonts w:cstheme="minorHAnsi" w:hint="eastAsia"/>
            <w:sz w:val="24"/>
            <w:szCs w:val="24"/>
            <w:lang w:val="en-US"/>
          </w:rPr>
          <w:t>스택의</w:t>
        </w:r>
        <w:r w:rsidR="002D4AE8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2D4AE8">
          <w:rPr>
            <w:rFonts w:cstheme="minorHAnsi" w:hint="eastAsia"/>
            <w:sz w:val="24"/>
            <w:szCs w:val="24"/>
            <w:lang w:val="en-US"/>
          </w:rPr>
          <w:t>원소를</w:t>
        </w:r>
        <w:r w:rsidR="002D4AE8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253315">
          <w:rPr>
            <w:rFonts w:cstheme="minorHAnsi"/>
            <w:sz w:val="24"/>
            <w:szCs w:val="24"/>
            <w:lang w:val="en-US"/>
          </w:rPr>
          <w:t>Bottom</w:t>
        </w:r>
        <w:r w:rsidR="00253315">
          <w:rPr>
            <w:rFonts w:cstheme="minorHAnsi" w:hint="eastAsia"/>
            <w:sz w:val="24"/>
            <w:szCs w:val="24"/>
            <w:lang w:val="en-US"/>
          </w:rPr>
          <w:t>부터</w:t>
        </w:r>
        <w:r w:rsidR="0025331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253315">
          <w:rPr>
            <w:rFonts w:cstheme="minorHAnsi" w:hint="eastAsia"/>
            <w:sz w:val="24"/>
            <w:szCs w:val="24"/>
            <w:lang w:val="en-US"/>
          </w:rPr>
          <w:t>시작하여</w:t>
        </w:r>
        <w:r w:rsidR="00253315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F45E24">
          <w:rPr>
            <w:rFonts w:cstheme="minorHAnsi"/>
            <w:sz w:val="24"/>
            <w:szCs w:val="24"/>
            <w:lang w:val="en-US"/>
          </w:rPr>
          <w:t>Top</w:t>
        </w:r>
        <w:r w:rsidR="00F45E24">
          <w:rPr>
            <w:rFonts w:cstheme="minorHAnsi" w:hint="eastAsia"/>
            <w:sz w:val="24"/>
            <w:szCs w:val="24"/>
            <w:lang w:val="en-US"/>
          </w:rPr>
          <w:t>까지</w:t>
        </w:r>
        <w:r w:rsidR="00F45E24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F45E24">
          <w:rPr>
            <w:rFonts w:cstheme="minorHAnsi" w:hint="eastAsia"/>
            <w:sz w:val="24"/>
            <w:szCs w:val="24"/>
            <w:lang w:val="en-US"/>
          </w:rPr>
          <w:t>출력한다</w:t>
        </w:r>
        <w:r w:rsidR="00F45E24"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EA379B" w:rsidRDefault="00453C9B" w:rsidP="00A95DD8">
      <w:pPr>
        <w:spacing w:after="0"/>
        <w:ind w:left="1080"/>
        <w:rPr>
          <w:ins w:id="22" w:author="최재범" w:date="2018-04-24T20:45:00Z"/>
          <w:rFonts w:cstheme="minorHAnsi"/>
          <w:sz w:val="24"/>
          <w:szCs w:val="24"/>
          <w:lang w:val="en-US"/>
        </w:rPr>
      </w:pPr>
      <w:ins w:id="23" w:author="최재범" w:date="2018-04-24T20:45:00Z">
        <w:r>
          <w:rPr>
            <w:rFonts w:cstheme="minorHAnsi"/>
            <w:sz w:val="24"/>
            <w:szCs w:val="24"/>
            <w:lang w:val="en-US"/>
          </w:rPr>
          <w:t>\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</w:t>
        </w:r>
        <w:r w:rsidR="00044432">
          <w:rPr>
            <w:rFonts w:cstheme="minorHAnsi" w:hint="eastAsia"/>
            <w:sz w:val="24"/>
            <w:szCs w:val="24"/>
            <w:lang w:val="en-US"/>
          </w:rPr>
          <w:t>스택의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 w:hint="eastAsia"/>
            <w:sz w:val="24"/>
            <w:szCs w:val="24"/>
            <w:lang w:val="en-US"/>
          </w:rPr>
          <w:t>원소를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/>
            <w:sz w:val="24"/>
            <w:szCs w:val="24"/>
            <w:lang w:val="en-US"/>
          </w:rPr>
          <w:t>Top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 w:hint="eastAsia"/>
            <w:sz w:val="24"/>
            <w:szCs w:val="24"/>
            <w:lang w:val="en-US"/>
          </w:rPr>
          <w:t>부터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 w:hint="eastAsia"/>
            <w:sz w:val="24"/>
            <w:szCs w:val="24"/>
            <w:lang w:val="en-US"/>
          </w:rPr>
          <w:t>시작하여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/>
            <w:sz w:val="24"/>
            <w:szCs w:val="24"/>
            <w:lang w:val="en-US"/>
          </w:rPr>
          <w:t>Bottom</w:t>
        </w:r>
        <w:r w:rsidR="00044432">
          <w:rPr>
            <w:rFonts w:cstheme="minorHAnsi" w:hint="eastAsia"/>
            <w:sz w:val="24"/>
            <w:szCs w:val="24"/>
            <w:lang w:val="en-US"/>
          </w:rPr>
          <w:t>까지</w:t>
        </w:r>
        <w:r w:rsidR="00044432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044432">
          <w:rPr>
            <w:rFonts w:cstheme="minorHAnsi" w:hint="eastAsia"/>
            <w:sz w:val="24"/>
            <w:szCs w:val="24"/>
            <w:lang w:val="en-US"/>
          </w:rPr>
          <w:t>출력한다</w:t>
        </w:r>
        <w:r w:rsidR="00044432"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EF3382" w:rsidRDefault="00EA379B" w:rsidP="00A95DD8">
      <w:pPr>
        <w:spacing w:after="0"/>
        <w:ind w:left="1080"/>
        <w:rPr>
          <w:ins w:id="24" w:author="최재범" w:date="2018-04-24T20:46:00Z"/>
          <w:rFonts w:cstheme="minorHAnsi"/>
          <w:sz w:val="24"/>
          <w:szCs w:val="24"/>
          <w:lang w:val="en-US"/>
        </w:rPr>
      </w:pPr>
      <w:ins w:id="25" w:author="최재범" w:date="2018-04-24T20:45:00Z">
        <w:r>
          <w:rPr>
            <w:rFonts w:cstheme="minorHAnsi"/>
            <w:sz w:val="24"/>
            <w:szCs w:val="24"/>
            <w:lang w:val="en-US"/>
          </w:rPr>
          <w:t xml:space="preserve">^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  <w:r>
          <w:rPr>
            <w:rFonts w:cstheme="minorHAnsi"/>
            <w:sz w:val="24"/>
            <w:szCs w:val="24"/>
            <w:lang w:val="en-US"/>
          </w:rPr>
          <w:t xml:space="preserve"> Top</w:t>
        </w:r>
        <w:r>
          <w:rPr>
            <w:rFonts w:cstheme="minorHAnsi" w:hint="eastAsia"/>
            <w:sz w:val="24"/>
            <w:szCs w:val="24"/>
            <w:lang w:val="en-US"/>
          </w:rPr>
          <w:t>에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</w:ins>
      <w:ins w:id="26" w:author="최재범" w:date="2018-04-24T20:46:00Z">
        <w:r>
          <w:rPr>
            <w:rFonts w:cstheme="minorHAnsi" w:hint="eastAsia"/>
            <w:sz w:val="24"/>
            <w:szCs w:val="24"/>
            <w:lang w:val="en-US"/>
          </w:rPr>
          <w:t>위치한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원소를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출력한다</w:t>
        </w:r>
        <w:r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BA04B2" w:rsidRPr="00D754BD" w:rsidRDefault="00BA04B2" w:rsidP="00A95DD8">
      <w:pPr>
        <w:spacing w:after="0"/>
        <w:ind w:left="1080"/>
        <w:rPr>
          <w:ins w:id="27" w:author="최재범" w:date="2018-04-24T20:46:00Z"/>
          <w:rFonts w:cstheme="minorHAnsi"/>
          <w:sz w:val="24"/>
          <w:szCs w:val="24"/>
          <w:lang w:val="en-US"/>
        </w:rPr>
      </w:pPr>
      <w:ins w:id="28" w:author="최재범" w:date="2018-04-24T20:46:00Z">
        <w:r>
          <w:rPr>
            <w:rFonts w:cstheme="minorHAnsi"/>
            <w:sz w:val="24"/>
            <w:szCs w:val="24"/>
            <w:lang w:val="en-US"/>
          </w:rPr>
          <w:t xml:space="preserve">! </w:t>
        </w:r>
        <w:r>
          <w:rPr>
            <w:rFonts w:cstheme="minorHAnsi" w:hint="eastAsia"/>
            <w:sz w:val="24"/>
            <w:szCs w:val="24"/>
            <w:lang w:val="en-US"/>
          </w:rPr>
          <w:t>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넣으면</w:t>
        </w:r>
        <w:r>
          <w:rPr>
            <w:rFonts w:cstheme="minorHAnsi" w:hint="eastAsia"/>
            <w:sz w:val="24"/>
            <w:szCs w:val="24"/>
            <w:lang w:val="en-US"/>
          </w:rPr>
          <w:t>,</w:t>
        </w:r>
      </w:ins>
      <w:ins w:id="29" w:author="최재범" w:date="2018-04-24T20:56:00Z">
        <w:r w:rsidR="00595054">
          <w:rPr>
            <w:rFonts w:cstheme="minorHAnsi"/>
            <w:sz w:val="24"/>
            <w:szCs w:val="24"/>
            <w:lang w:val="en-US"/>
          </w:rPr>
          <w:t xml:space="preserve"> </w:t>
        </w:r>
        <w:r w:rsidR="00595054">
          <w:rPr>
            <w:rFonts w:cstheme="minorHAnsi" w:hint="eastAsia"/>
            <w:sz w:val="24"/>
            <w:szCs w:val="24"/>
            <w:lang w:val="en-US"/>
          </w:rPr>
          <w:t>스택</w:t>
        </w:r>
        <w:r w:rsidR="00595054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B559FE">
          <w:rPr>
            <w:rFonts w:cstheme="minorHAnsi" w:hint="eastAsia"/>
            <w:sz w:val="24"/>
            <w:szCs w:val="24"/>
            <w:lang w:val="en-US"/>
          </w:rPr>
          <w:t>원소</w:t>
        </w:r>
        <w:r w:rsidR="00DD3450">
          <w:rPr>
            <w:rFonts w:cstheme="minorHAnsi" w:hint="eastAsia"/>
            <w:sz w:val="24"/>
            <w:szCs w:val="24"/>
            <w:lang w:val="en-US"/>
          </w:rPr>
          <w:t>를</w:t>
        </w:r>
        <w:r w:rsidR="00B559FE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B559FE">
          <w:rPr>
            <w:rFonts w:cstheme="minorHAnsi" w:hint="eastAsia"/>
            <w:sz w:val="24"/>
            <w:szCs w:val="24"/>
            <w:lang w:val="en-US"/>
          </w:rPr>
          <w:t>전부</w:t>
        </w:r>
        <w:r w:rsidR="00B559FE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B559FE">
          <w:rPr>
            <w:rFonts w:cstheme="minorHAnsi" w:hint="eastAsia"/>
            <w:sz w:val="24"/>
            <w:szCs w:val="24"/>
            <w:lang w:val="en-US"/>
          </w:rPr>
          <w:t>제거</w:t>
        </w:r>
        <w:r w:rsidR="00847337">
          <w:rPr>
            <w:rFonts w:cstheme="minorHAnsi" w:hint="eastAsia"/>
            <w:sz w:val="24"/>
            <w:szCs w:val="24"/>
            <w:lang w:val="en-US"/>
          </w:rPr>
          <w:t>하고</w:t>
        </w:r>
      </w:ins>
      <w:ins w:id="30" w:author="최재범" w:date="2018-04-24T20:47:00Z">
        <w:r w:rsidR="00186BE7">
          <w:rPr>
            <w:rFonts w:cstheme="minorHAnsi" w:hint="eastAsia"/>
            <w:sz w:val="24"/>
            <w:szCs w:val="24"/>
            <w:lang w:val="en-US"/>
          </w:rPr>
          <w:t>입력에</w:t>
        </w:r>
        <w:r w:rsidR="00186BE7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86BE7">
          <w:rPr>
            <w:rFonts w:cstheme="minorHAnsi" w:hint="eastAsia"/>
            <w:sz w:val="24"/>
            <w:szCs w:val="24"/>
            <w:lang w:val="en-US"/>
          </w:rPr>
          <w:t>대한</w:t>
        </w:r>
        <w:r w:rsidR="00186BE7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86BE7">
          <w:rPr>
            <w:rFonts w:cstheme="minorHAnsi" w:hint="eastAsia"/>
            <w:sz w:val="24"/>
            <w:szCs w:val="24"/>
            <w:lang w:val="en-US"/>
          </w:rPr>
          <w:t>처리</w:t>
        </w:r>
        <w:r w:rsidR="00186BE7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86BE7">
          <w:rPr>
            <w:rFonts w:cstheme="minorHAnsi" w:hint="eastAsia"/>
            <w:sz w:val="24"/>
            <w:szCs w:val="24"/>
            <w:lang w:val="en-US"/>
          </w:rPr>
          <w:t>여부를</w:t>
        </w:r>
        <w:r w:rsidR="00186BE7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186BE7">
          <w:rPr>
            <w:rFonts w:cstheme="minorHAnsi" w:hint="eastAsia"/>
            <w:sz w:val="24"/>
            <w:szCs w:val="24"/>
            <w:lang w:val="en-US"/>
          </w:rPr>
          <w:t>출력</w:t>
        </w:r>
        <w:r w:rsidR="004E72B4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4E72B4">
          <w:rPr>
            <w:rFonts w:cstheme="minorHAnsi" w:hint="eastAsia"/>
            <w:sz w:val="24"/>
            <w:szCs w:val="24"/>
            <w:lang w:val="en-US"/>
          </w:rPr>
          <w:t>후</w:t>
        </w:r>
        <w:r w:rsidR="004E72B4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7359F0">
          <w:rPr>
            <w:rFonts w:cstheme="minorHAnsi" w:hint="eastAsia"/>
            <w:sz w:val="24"/>
            <w:szCs w:val="24"/>
            <w:lang w:val="en-US"/>
          </w:rPr>
          <w:t>종료</w:t>
        </w:r>
        <w:r w:rsidR="007359F0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7359F0">
          <w:rPr>
            <w:rFonts w:cstheme="minorHAnsi" w:hint="eastAsia"/>
            <w:sz w:val="24"/>
            <w:szCs w:val="24"/>
            <w:lang w:val="en-US"/>
          </w:rPr>
          <w:t>메시지를</w:t>
        </w:r>
        <w:r w:rsidR="007359F0">
          <w:rPr>
            <w:rFonts w:cstheme="minorHAnsi" w:hint="eastAsia"/>
            <w:sz w:val="24"/>
            <w:szCs w:val="24"/>
            <w:lang w:val="en-US"/>
          </w:rPr>
          <w:t xml:space="preserve"> </w:t>
        </w:r>
        <w:r w:rsidR="007359F0">
          <w:rPr>
            <w:rFonts w:cstheme="minorHAnsi" w:hint="eastAsia"/>
            <w:sz w:val="24"/>
            <w:szCs w:val="24"/>
            <w:lang w:val="en-US"/>
          </w:rPr>
          <w:t>출력</w:t>
        </w:r>
        <w:r w:rsidR="00D754BD">
          <w:rPr>
            <w:rFonts w:cstheme="minorHAnsi" w:hint="eastAsia"/>
            <w:sz w:val="24"/>
            <w:szCs w:val="24"/>
            <w:lang w:val="en-US"/>
          </w:rPr>
          <w:t>한다</w:t>
        </w:r>
        <w:r w:rsidR="00D754BD">
          <w:rPr>
            <w:rFonts w:cstheme="minorHAnsi" w:hint="eastAsia"/>
            <w:sz w:val="24"/>
            <w:szCs w:val="24"/>
            <w:lang w:val="en-US"/>
          </w:rPr>
          <w:t>.</w:t>
        </w:r>
      </w:ins>
    </w:p>
    <w:p w:rsidR="00A95DD8" w:rsidRPr="00A0478A" w:rsidRDefault="00EF3382" w:rsidP="00A95DD8">
      <w:pPr>
        <w:spacing w:after="0"/>
        <w:ind w:left="1080"/>
        <w:rPr>
          <w:rFonts w:cstheme="minorHAnsi"/>
          <w:sz w:val="24"/>
          <w:szCs w:val="24"/>
          <w:lang w:val="en-US"/>
        </w:rPr>
      </w:pPr>
      <w:ins w:id="31" w:author="최재범" w:date="2018-04-24T20:46:00Z">
        <w:r>
          <w:rPr>
            <w:rFonts w:cstheme="minorHAnsi" w:hint="eastAsia"/>
            <w:sz w:val="24"/>
            <w:szCs w:val="24"/>
            <w:lang w:val="en-US"/>
          </w:rPr>
          <w:t>이외의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입력이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들어올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시</w:t>
        </w:r>
        <w:r>
          <w:rPr>
            <w:rFonts w:cstheme="minorHAnsi" w:hint="eastAsia"/>
            <w:sz w:val="24"/>
            <w:szCs w:val="24"/>
            <w:lang w:val="en-US"/>
          </w:rPr>
          <w:t xml:space="preserve">, </w:t>
        </w:r>
        <w:r>
          <w:rPr>
            <w:rFonts w:cstheme="minorHAnsi" w:hint="eastAsia"/>
            <w:sz w:val="24"/>
            <w:szCs w:val="24"/>
            <w:lang w:val="en-US"/>
          </w:rPr>
          <w:t>오류를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출력하고</w:t>
        </w:r>
        <w:r>
          <w:rPr>
            <w:rFonts w:cstheme="minorHAnsi" w:hint="eastAsia"/>
            <w:sz w:val="24"/>
            <w:szCs w:val="24"/>
            <w:lang w:val="en-US"/>
          </w:rPr>
          <w:t xml:space="preserve"> </w:t>
        </w:r>
        <w:r>
          <w:rPr>
            <w:rFonts w:cstheme="minorHAnsi" w:hint="eastAsia"/>
            <w:sz w:val="24"/>
            <w:szCs w:val="24"/>
            <w:lang w:val="en-US"/>
          </w:rPr>
          <w:t>무시한다</w:t>
        </w:r>
        <w:r>
          <w:rPr>
            <w:rFonts w:cstheme="minorHAnsi" w:hint="eastAsia"/>
            <w:sz w:val="24"/>
            <w:szCs w:val="24"/>
            <w:lang w:val="en-US"/>
          </w:rPr>
          <w:t>.</w:t>
        </w:r>
      </w:ins>
      <w:del w:id="32" w:author="최재범" w:date="2018-04-24T20:43:00Z">
        <w:r w:rsidR="0055312E" w:rsidDel="00E83AAA">
          <w:rPr>
            <w:rFonts w:cstheme="minorHAnsi" w:hint="eastAsia"/>
            <w:sz w:val="24"/>
            <w:szCs w:val="24"/>
            <w:lang w:val="en-US"/>
          </w:rPr>
          <w:delText>선입후출</w:delText>
        </w:r>
      </w:del>
    </w:p>
    <w:p w:rsidR="00431D68" w:rsidRPr="007D0867" w:rsidRDefault="00431D68" w:rsidP="00431D68">
      <w:pPr>
        <w:spacing w:after="0"/>
        <w:ind w:left="1080"/>
        <w:rPr>
          <w:rFonts w:cstheme="minorHAnsi"/>
          <w:lang w:val="en-US"/>
        </w:rPr>
      </w:pPr>
    </w:p>
    <w:p w:rsidR="00C472B7" w:rsidDel="00137E42" w:rsidRDefault="003008CA">
      <w:pPr>
        <w:pStyle w:val="a3"/>
        <w:numPr>
          <w:ilvl w:val="0"/>
          <w:numId w:val="1"/>
        </w:numPr>
        <w:spacing w:after="0"/>
        <w:rPr>
          <w:del w:id="33" w:author="최재범" w:date="2018-04-24T20:51:00Z"/>
          <w:rFonts w:cstheme="minorHAnsi"/>
          <w:b/>
          <w:sz w:val="24"/>
        </w:rPr>
        <w:pPrChange w:id="34" w:author="최재범" w:date="2018-04-24T20:51:00Z">
          <w:pPr>
            <w:spacing w:after="0"/>
          </w:pPr>
        </w:pPrChange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173997" w:rsidRDefault="00173997">
      <w:pPr>
        <w:pStyle w:val="a3"/>
        <w:numPr>
          <w:ilvl w:val="0"/>
          <w:numId w:val="1"/>
        </w:numPr>
        <w:spacing w:after="0"/>
        <w:rPr>
          <w:ins w:id="35" w:author="최재범" w:date="2018-04-24T20:51:00Z"/>
          <w:rFonts w:cstheme="minorHAnsi"/>
          <w:b/>
          <w:sz w:val="24"/>
        </w:rPr>
        <w:pPrChange w:id="36" w:author="최재범" w:date="2018-04-24T20:51:00Z">
          <w:pPr>
            <w:spacing w:after="0"/>
          </w:pPr>
        </w:pPrChange>
      </w:pPr>
    </w:p>
    <w:p w:rsidR="00137E42" w:rsidRDefault="00137E42">
      <w:pPr>
        <w:spacing w:after="0"/>
        <w:ind w:left="360"/>
        <w:rPr>
          <w:ins w:id="37" w:author="최재범" w:date="2018-04-24T20:53:00Z"/>
          <w:rFonts w:cstheme="minorHAnsi"/>
          <w:sz w:val="24"/>
          <w:lang w:val="en-US"/>
        </w:rPr>
        <w:pPrChange w:id="38" w:author="최재범" w:date="2018-04-24T20:51:00Z">
          <w:pPr>
            <w:spacing w:after="0"/>
          </w:pPr>
        </w:pPrChange>
      </w:pPr>
      <w:ins w:id="39" w:author="최재범" w:date="2018-04-24T20:52:00Z">
        <w:r>
          <w:rPr>
            <w:rFonts w:cstheme="minorHAnsi"/>
            <w:b/>
            <w:sz w:val="24"/>
          </w:rPr>
          <w:tab/>
        </w:r>
        <w:r w:rsidR="009E35BB">
          <w:rPr>
            <w:rFonts w:cstheme="minorHAnsi"/>
            <w:b/>
            <w:sz w:val="24"/>
          </w:rPr>
          <w:t xml:space="preserve">    </w:t>
        </w:r>
        <w:r w:rsidR="009E35BB">
          <w:rPr>
            <w:rFonts w:cstheme="minorHAnsi"/>
            <w:b/>
            <w:sz w:val="24"/>
            <w:lang w:val="en-US"/>
          </w:rPr>
          <w:t xml:space="preserve">  </w:t>
        </w:r>
        <w:r w:rsidR="004D4F2E">
          <w:rPr>
            <w:rFonts w:cstheme="minorHAnsi" w:hint="eastAsia"/>
            <w:sz w:val="24"/>
            <w:lang w:val="en-US"/>
          </w:rPr>
          <w:t>장점</w:t>
        </w:r>
        <w:r w:rsidR="004D4F2E">
          <w:rPr>
            <w:rFonts w:cstheme="minorHAnsi" w:hint="eastAsia"/>
            <w:sz w:val="24"/>
            <w:lang w:val="en-US"/>
          </w:rPr>
          <w:t xml:space="preserve"> </w:t>
        </w:r>
        <w:r w:rsidR="004D4F2E">
          <w:rPr>
            <w:rFonts w:cstheme="minorHAnsi"/>
            <w:sz w:val="24"/>
            <w:lang w:val="en-US"/>
          </w:rPr>
          <w:t xml:space="preserve">: </w:t>
        </w:r>
        <w:r w:rsidR="0037276B">
          <w:rPr>
            <w:rFonts w:cstheme="minorHAnsi"/>
            <w:sz w:val="24"/>
            <w:lang w:val="en-US"/>
          </w:rPr>
          <w:t>Stack</w:t>
        </w:r>
        <w:r w:rsidR="0037276B">
          <w:rPr>
            <w:rFonts w:cstheme="minorHAnsi" w:hint="eastAsia"/>
            <w:sz w:val="24"/>
            <w:lang w:val="en-US"/>
          </w:rPr>
          <w:t>의</w:t>
        </w:r>
        <w:r w:rsidR="0037276B">
          <w:rPr>
            <w:rFonts w:cstheme="minorHAnsi" w:hint="eastAsia"/>
            <w:sz w:val="24"/>
            <w:lang w:val="en-US"/>
          </w:rPr>
          <w:t xml:space="preserve"> </w:t>
        </w:r>
        <w:r w:rsidR="0037276B">
          <w:rPr>
            <w:rFonts w:cstheme="minorHAnsi" w:hint="eastAsia"/>
            <w:sz w:val="24"/>
            <w:lang w:val="en-US"/>
          </w:rPr>
          <w:t>특징을</w:t>
        </w:r>
        <w:r w:rsidR="0037276B">
          <w:rPr>
            <w:rFonts w:cstheme="minorHAnsi" w:hint="eastAsia"/>
            <w:sz w:val="24"/>
            <w:lang w:val="en-US"/>
          </w:rPr>
          <w:t xml:space="preserve"> </w:t>
        </w:r>
        <w:r w:rsidR="0037276B">
          <w:rPr>
            <w:rFonts w:cstheme="minorHAnsi" w:hint="eastAsia"/>
            <w:sz w:val="24"/>
            <w:lang w:val="en-US"/>
          </w:rPr>
          <w:t>구현하는</w:t>
        </w:r>
        <w:r w:rsidR="0037276B">
          <w:rPr>
            <w:rFonts w:cstheme="minorHAnsi" w:hint="eastAsia"/>
            <w:sz w:val="24"/>
            <w:lang w:val="en-US"/>
          </w:rPr>
          <w:t xml:space="preserve"> </w:t>
        </w:r>
        <w:r w:rsidR="0037276B">
          <w:rPr>
            <w:rFonts w:cstheme="minorHAnsi" w:hint="eastAsia"/>
            <w:sz w:val="24"/>
            <w:lang w:val="en-US"/>
          </w:rPr>
          <w:t>함수가</w:t>
        </w:r>
        <w:r w:rsidR="0037276B">
          <w:rPr>
            <w:rFonts w:cstheme="minorHAnsi" w:hint="eastAsia"/>
            <w:sz w:val="24"/>
            <w:lang w:val="en-US"/>
          </w:rPr>
          <w:t xml:space="preserve"> </w:t>
        </w:r>
        <w:r w:rsidR="0037276B">
          <w:rPr>
            <w:rFonts w:cstheme="minorHAnsi" w:hint="eastAsia"/>
            <w:sz w:val="24"/>
            <w:lang w:val="en-US"/>
          </w:rPr>
          <w:t>인터페이스</w:t>
        </w:r>
        <w:r w:rsidR="002E75D3">
          <w:rPr>
            <w:rFonts w:cstheme="minorHAnsi" w:hint="eastAsia"/>
            <w:sz w:val="24"/>
            <w:lang w:val="en-US"/>
          </w:rPr>
          <w:t>에</w:t>
        </w:r>
        <w:r w:rsidR="002E75D3">
          <w:rPr>
            <w:rFonts w:cstheme="minorHAnsi" w:hint="eastAsia"/>
            <w:sz w:val="24"/>
            <w:lang w:val="en-US"/>
          </w:rPr>
          <w:t xml:space="preserve"> </w:t>
        </w:r>
        <w:r w:rsidR="002E75D3">
          <w:rPr>
            <w:rFonts w:cstheme="minorHAnsi" w:hint="eastAsia"/>
            <w:sz w:val="24"/>
            <w:lang w:val="en-US"/>
          </w:rPr>
          <w:t>정의되어</w:t>
        </w:r>
        <w:r w:rsidR="002E75D3">
          <w:rPr>
            <w:rFonts w:cstheme="minorHAnsi" w:hint="eastAsia"/>
            <w:sz w:val="24"/>
            <w:lang w:val="en-US"/>
          </w:rPr>
          <w:t xml:space="preserve"> </w:t>
        </w:r>
        <w:r w:rsidR="002E75D3">
          <w:rPr>
            <w:rFonts w:cstheme="minorHAnsi" w:hint="eastAsia"/>
            <w:sz w:val="24"/>
            <w:lang w:val="en-US"/>
          </w:rPr>
          <w:t>있기</w:t>
        </w:r>
        <w:r w:rsidR="002E75D3">
          <w:rPr>
            <w:rFonts w:cstheme="minorHAnsi" w:hint="eastAsia"/>
            <w:sz w:val="24"/>
            <w:lang w:val="en-US"/>
          </w:rPr>
          <w:t xml:space="preserve"> </w:t>
        </w:r>
        <w:r w:rsidR="002E75D3">
          <w:rPr>
            <w:rFonts w:cstheme="minorHAnsi" w:hint="eastAsia"/>
            <w:sz w:val="24"/>
            <w:lang w:val="en-US"/>
          </w:rPr>
          <w:t>때문에</w:t>
        </w:r>
        <w:r w:rsidR="002E75D3">
          <w:rPr>
            <w:rFonts w:cstheme="minorHAnsi" w:hint="eastAsia"/>
            <w:sz w:val="24"/>
            <w:lang w:val="en-US"/>
          </w:rPr>
          <w:t>,</w:t>
        </w:r>
        <w:r w:rsidR="002E75D3">
          <w:rPr>
            <w:rFonts w:cstheme="minorHAnsi"/>
            <w:sz w:val="24"/>
            <w:lang w:val="en-US"/>
          </w:rPr>
          <w:t xml:space="preserve"> </w:t>
        </w:r>
      </w:ins>
      <w:ins w:id="40" w:author="최재범" w:date="2018-04-24T20:53:00Z">
        <w:r w:rsidR="005C4D2A">
          <w:rPr>
            <w:rFonts w:cstheme="minorHAnsi"/>
            <w:sz w:val="24"/>
            <w:lang w:val="en-US"/>
          </w:rPr>
          <w:t>Model</w:t>
        </w:r>
        <w:r w:rsidR="005C4D2A">
          <w:rPr>
            <w:rFonts w:cstheme="minorHAnsi" w:hint="eastAsia"/>
            <w:sz w:val="24"/>
            <w:lang w:val="en-US"/>
          </w:rPr>
          <w:t>의</w:t>
        </w:r>
        <w:r w:rsidR="005C4D2A">
          <w:rPr>
            <w:rFonts w:cstheme="minorHAnsi" w:hint="eastAsia"/>
            <w:sz w:val="24"/>
            <w:lang w:val="en-US"/>
          </w:rPr>
          <w:t xml:space="preserve"> </w:t>
        </w:r>
        <w:r w:rsidR="005C4D2A">
          <w:rPr>
            <w:rFonts w:cstheme="minorHAnsi"/>
            <w:sz w:val="24"/>
            <w:lang w:val="en-US"/>
          </w:rPr>
          <w:tab/>
        </w:r>
        <w:r w:rsidR="005C4D2A">
          <w:rPr>
            <w:rFonts w:cstheme="minorHAnsi"/>
            <w:sz w:val="24"/>
            <w:lang w:val="en-US"/>
          </w:rPr>
          <w:tab/>
          <w:t xml:space="preserve">     </w:t>
        </w:r>
        <w:r w:rsidR="001442C3">
          <w:rPr>
            <w:rFonts w:cstheme="minorHAnsi"/>
            <w:sz w:val="24"/>
            <w:lang w:val="en-US"/>
          </w:rPr>
          <w:t xml:space="preserve"> </w:t>
        </w:r>
        <w:r w:rsidR="005C4D2A">
          <w:rPr>
            <w:rFonts w:cstheme="minorHAnsi" w:hint="eastAsia"/>
            <w:sz w:val="24"/>
            <w:lang w:val="en-US"/>
          </w:rPr>
          <w:t>구조를</w:t>
        </w:r>
        <w:r w:rsidR="005C4D2A">
          <w:rPr>
            <w:rFonts w:cstheme="minorHAnsi" w:hint="eastAsia"/>
            <w:sz w:val="24"/>
            <w:lang w:val="en-US"/>
          </w:rPr>
          <w:t xml:space="preserve"> </w:t>
        </w:r>
        <w:r w:rsidR="00FB43CD">
          <w:rPr>
            <w:rFonts w:cstheme="minorHAnsi" w:hint="eastAsia"/>
            <w:sz w:val="24"/>
            <w:lang w:val="en-US"/>
          </w:rPr>
          <w:t>파악하기가</w:t>
        </w:r>
        <w:r w:rsidR="00FB43CD">
          <w:rPr>
            <w:rFonts w:cstheme="minorHAnsi" w:hint="eastAsia"/>
            <w:sz w:val="24"/>
            <w:lang w:val="en-US"/>
          </w:rPr>
          <w:t xml:space="preserve"> </w:t>
        </w:r>
        <w:r w:rsidR="00FB43CD">
          <w:rPr>
            <w:rFonts w:cstheme="minorHAnsi" w:hint="eastAsia"/>
            <w:sz w:val="24"/>
            <w:lang w:val="en-US"/>
          </w:rPr>
          <w:t>용이하다</w:t>
        </w:r>
        <w:r w:rsidR="00FB43CD">
          <w:rPr>
            <w:rFonts w:cstheme="minorHAnsi" w:hint="eastAsia"/>
            <w:sz w:val="24"/>
            <w:lang w:val="en-US"/>
          </w:rPr>
          <w:t>.</w:t>
        </w:r>
      </w:ins>
    </w:p>
    <w:p w:rsidR="00B166E8" w:rsidRDefault="00B166E8">
      <w:pPr>
        <w:spacing w:after="0"/>
        <w:ind w:left="360"/>
        <w:rPr>
          <w:ins w:id="41" w:author="최재범" w:date="2018-04-24T20:53:00Z"/>
          <w:rFonts w:cstheme="minorHAnsi"/>
          <w:sz w:val="24"/>
          <w:lang w:val="en-US"/>
        </w:rPr>
        <w:pPrChange w:id="42" w:author="최재범" w:date="2018-04-24T20:51:00Z">
          <w:pPr>
            <w:spacing w:after="0"/>
          </w:pPr>
        </w:pPrChange>
      </w:pPr>
    </w:p>
    <w:p w:rsidR="00A673D3" w:rsidRDefault="00A673D3">
      <w:pPr>
        <w:spacing w:after="0"/>
        <w:ind w:left="360"/>
        <w:rPr>
          <w:ins w:id="43" w:author="최재범" w:date="2018-04-24T20:53:00Z"/>
          <w:rFonts w:cstheme="minorHAnsi"/>
          <w:sz w:val="24"/>
          <w:lang w:val="en-US"/>
        </w:rPr>
        <w:pPrChange w:id="44" w:author="최재범" w:date="2018-04-24T20:51:00Z">
          <w:pPr>
            <w:spacing w:after="0"/>
          </w:pPr>
        </w:pPrChange>
      </w:pPr>
    </w:p>
    <w:p w:rsidR="00A673D3" w:rsidRPr="004D4F2E" w:rsidRDefault="00A673D3">
      <w:pPr>
        <w:spacing w:after="0"/>
        <w:ind w:left="360"/>
        <w:rPr>
          <w:rFonts w:cstheme="minorHAnsi"/>
          <w:sz w:val="24"/>
          <w:lang w:val="en-US"/>
          <w:rPrChange w:id="45" w:author="최재범" w:date="2018-04-24T20:52:00Z">
            <w:rPr>
              <w:lang w:val="en-US"/>
            </w:rPr>
          </w:rPrChange>
        </w:rPr>
        <w:pPrChange w:id="46" w:author="최재범" w:date="2018-04-24T20:51:00Z">
          <w:pPr>
            <w:spacing w:after="0"/>
          </w:pPr>
        </w:pPrChange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E7B71" w:rsidRPr="004E7B71" w:rsidRDefault="004E7B71" w:rsidP="00A602CB">
      <w:pPr>
        <w:pStyle w:val="a3"/>
        <w:spacing w:after="0"/>
        <w:rPr>
          <w:rFonts w:cstheme="minorHAnsi"/>
          <w:b/>
          <w:sz w:val="24"/>
        </w:rPr>
      </w:pP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2E6A20" w:rsidRPr="00792136" w:rsidRDefault="00C46BA1" w:rsidP="002E6A20">
      <w:pPr>
        <w:spacing w:after="0"/>
        <w:ind w:left="1080"/>
        <w:rPr>
          <w:rFonts w:cstheme="minorHAnsi"/>
          <w:b/>
          <w:sz w:val="24"/>
          <w:lang w:val="en-US"/>
          <w:rPrChange w:id="47" w:author="최재범" w:date="2018-04-24T20:53:00Z">
            <w:rPr>
              <w:rFonts w:cstheme="minorHAnsi"/>
              <w:b/>
              <w:sz w:val="24"/>
            </w:rPr>
          </w:rPrChange>
        </w:rPr>
      </w:pPr>
      <w:ins w:id="48" w:author="최재범" w:date="2018-04-24T21:07:00Z">
        <w:r>
          <w:rPr>
            <w:rFonts w:cstheme="minorHAnsi"/>
            <w:b/>
            <w:noProof/>
            <w:sz w:val="24"/>
            <w:lang w:val="en-US"/>
          </w:rPr>
          <w:drawing>
            <wp:inline distT="0" distB="0" distL="0" distR="0">
              <wp:extent cx="4077853" cy="8209503"/>
              <wp:effectExtent l="0" t="0" r="0" b="0"/>
              <wp:docPr id="2" name="그림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스크린샷 2018-04-24 오후 9.06.27.png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81195" cy="82162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EC23F8" w:rsidRDefault="00EC23F8" w:rsidP="003008CA">
      <w:pPr>
        <w:pStyle w:val="a3"/>
        <w:spacing w:after="0"/>
        <w:rPr>
          <w:ins w:id="49" w:author="최재범" w:date="2018-04-24T21:08:00Z"/>
          <w:rFonts w:cstheme="minorHAnsi"/>
          <w:lang w:val="en-US"/>
        </w:rPr>
      </w:pPr>
    </w:p>
    <w:p w:rsidR="00C46BA1" w:rsidRPr="00D55F4D" w:rsidRDefault="00C46BA1" w:rsidP="003008CA">
      <w:pPr>
        <w:pStyle w:val="a3"/>
        <w:spacing w:after="0"/>
        <w:rPr>
          <w:rFonts w:cstheme="minorHAnsi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lastRenderedPageBreak/>
        <w:t>결과분석</w:t>
      </w:r>
    </w:p>
    <w:p w:rsidR="00C91047" w:rsidRDefault="00C91047" w:rsidP="00C91047">
      <w:pPr>
        <w:spacing w:after="0"/>
        <w:ind w:left="1080"/>
        <w:rPr>
          <w:ins w:id="50" w:author="최재범" w:date="2018-04-24T21:08:00Z"/>
          <w:rFonts w:cstheme="minorHAnsi"/>
          <w:b/>
          <w:sz w:val="24"/>
        </w:rPr>
      </w:pPr>
    </w:p>
    <w:p w:rsidR="00D34E15" w:rsidRDefault="000F0EA0" w:rsidP="00C91047">
      <w:pPr>
        <w:spacing w:after="0"/>
        <w:ind w:left="1080"/>
        <w:rPr>
          <w:ins w:id="51" w:author="최재범" w:date="2018-04-24T21:08:00Z"/>
          <w:rFonts w:cstheme="minorHAnsi"/>
          <w:sz w:val="24"/>
        </w:rPr>
      </w:pPr>
      <w:ins w:id="52" w:author="최재범" w:date="2018-04-24T21:08:00Z">
        <w:r>
          <w:rPr>
            <w:rFonts w:cstheme="minorHAnsi"/>
            <w:sz w:val="24"/>
          </w:rPr>
          <w:t>A, x</w:t>
        </w:r>
        <w:r>
          <w:rPr>
            <w:rFonts w:cstheme="minorHAnsi" w:hint="eastAsia"/>
            <w:sz w:val="24"/>
          </w:rPr>
          <w:t>를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넣고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크기를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확인하니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/>
            <w:sz w:val="24"/>
          </w:rPr>
          <w:t>2</w:t>
        </w:r>
        <w:r>
          <w:rPr>
            <w:rFonts w:cstheme="minorHAnsi" w:hint="eastAsia"/>
            <w:sz w:val="24"/>
          </w:rPr>
          <w:t>가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나왔다</w:t>
        </w:r>
        <w:r>
          <w:rPr>
            <w:rFonts w:cstheme="minorHAnsi" w:hint="eastAsia"/>
            <w:sz w:val="24"/>
          </w:rPr>
          <w:t>.</w:t>
        </w:r>
      </w:ins>
    </w:p>
    <w:p w:rsidR="004E564E" w:rsidRDefault="004E564E" w:rsidP="00C91047">
      <w:pPr>
        <w:spacing w:after="0"/>
        <w:ind w:left="1080"/>
        <w:rPr>
          <w:ins w:id="53" w:author="최재범" w:date="2018-04-24T21:09:00Z"/>
          <w:rFonts w:cstheme="minorHAnsi"/>
          <w:sz w:val="24"/>
          <w:lang w:val="en-US"/>
        </w:rPr>
      </w:pPr>
      <w:ins w:id="54" w:author="최재범" w:date="2018-04-24T21:08:00Z">
        <w:r>
          <w:rPr>
            <w:rFonts w:cstheme="minorHAnsi"/>
            <w:sz w:val="24"/>
            <w:lang w:val="en-US"/>
          </w:rPr>
          <w:t>h</w:t>
        </w:r>
        <w:r>
          <w:rPr>
            <w:rFonts w:cstheme="minorHAnsi" w:hint="eastAsia"/>
            <w:sz w:val="24"/>
            <w:lang w:val="en-US"/>
          </w:rPr>
          <w:t>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넣고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/>
            <w:sz w:val="24"/>
            <w:lang w:val="en-US"/>
          </w:rPr>
          <w:t>Bottom</w:t>
        </w:r>
      </w:ins>
      <w:ins w:id="55" w:author="최재범" w:date="2018-04-24T21:09:00Z">
        <w:r>
          <w:rPr>
            <w:rFonts w:cstheme="minorHAnsi" w:hint="eastAsia"/>
            <w:sz w:val="24"/>
            <w:lang w:val="en-US"/>
          </w:rPr>
          <w:t>부터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출력하니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나중에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넣은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것일</w:t>
        </w:r>
      </w:ins>
      <w:ins w:id="56" w:author="최재범" w:date="2018-04-24T21:10:00Z">
        <w:r w:rsidR="00D97F35">
          <w:rPr>
            <w:rFonts w:cstheme="minorHAnsi" w:hint="eastAsia"/>
            <w:sz w:val="24"/>
            <w:lang w:val="en-US"/>
          </w:rPr>
          <w:t xml:space="preserve"> </w:t>
        </w:r>
      </w:ins>
      <w:ins w:id="57" w:author="최재범" w:date="2018-04-24T21:09:00Z">
        <w:r>
          <w:rPr>
            <w:rFonts w:cstheme="minorHAnsi" w:hint="eastAsia"/>
            <w:sz w:val="24"/>
            <w:lang w:val="en-US"/>
          </w:rPr>
          <w:t>수록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/>
            <w:sz w:val="24"/>
            <w:lang w:val="en-US"/>
          </w:rPr>
          <w:t xml:space="preserve"> Top</w:t>
        </w:r>
        <w:r>
          <w:rPr>
            <w:rFonts w:cstheme="minorHAnsi" w:hint="eastAsia"/>
            <w:sz w:val="24"/>
            <w:lang w:val="en-US"/>
          </w:rPr>
          <w:t>에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가깝게</w:t>
        </w:r>
        <w:r>
          <w:rPr>
            <w:rFonts w:cstheme="minorHAnsi" w:hint="eastAsia"/>
            <w:sz w:val="24"/>
            <w:lang w:val="en-US"/>
          </w:rPr>
          <w:t xml:space="preserve"> </w:t>
        </w:r>
        <w:r w:rsidR="00B23A8E">
          <w:rPr>
            <w:rFonts w:cstheme="minorHAnsi" w:hint="eastAsia"/>
            <w:sz w:val="24"/>
            <w:lang w:val="en-US"/>
          </w:rPr>
          <w:t>잘</w:t>
        </w:r>
        <w:r w:rsidR="00B23A8E">
          <w:rPr>
            <w:rFonts w:cstheme="minorHAnsi" w:hint="eastAsia"/>
            <w:sz w:val="24"/>
            <w:lang w:val="en-US"/>
          </w:rPr>
          <w:t xml:space="preserve"> </w:t>
        </w:r>
        <w:r w:rsidR="00B23A8E">
          <w:rPr>
            <w:rFonts w:cstheme="minorHAnsi" w:hint="eastAsia"/>
            <w:sz w:val="24"/>
            <w:lang w:val="en-US"/>
          </w:rPr>
          <w:t>들</w:t>
        </w:r>
      </w:ins>
      <w:ins w:id="58" w:author="최재범" w:date="2018-04-24T21:11:00Z">
        <w:r w:rsidR="00F3249E">
          <w:rPr>
            <w:rFonts w:cstheme="minorHAnsi" w:hint="eastAsia"/>
            <w:sz w:val="24"/>
            <w:lang w:val="en-US"/>
          </w:rPr>
          <w:t>어</w:t>
        </w:r>
        <w:r w:rsidR="00EB4EE4">
          <w:rPr>
            <w:rFonts w:cstheme="minorHAnsi" w:hint="eastAsia"/>
            <w:sz w:val="24"/>
            <w:lang w:val="en-US"/>
          </w:rPr>
          <w:t>간</w:t>
        </w:r>
      </w:ins>
      <w:ins w:id="59" w:author="최재범" w:date="2018-04-24T21:10:00Z">
        <w:r w:rsidR="009E63D5">
          <w:rPr>
            <w:rFonts w:cstheme="minorHAnsi" w:hint="eastAsia"/>
            <w:sz w:val="24"/>
            <w:lang w:val="en-US"/>
          </w:rPr>
          <w:t xml:space="preserve"> </w:t>
        </w:r>
        <w:r w:rsidR="009E63D5">
          <w:rPr>
            <w:rFonts w:cstheme="minorHAnsi" w:hint="eastAsia"/>
            <w:sz w:val="24"/>
            <w:lang w:val="en-US"/>
          </w:rPr>
          <w:t>것이</w:t>
        </w:r>
        <w:r w:rsidR="009E63D5">
          <w:rPr>
            <w:rFonts w:cstheme="minorHAnsi" w:hint="eastAsia"/>
            <w:sz w:val="24"/>
            <w:lang w:val="en-US"/>
          </w:rPr>
          <w:t xml:space="preserve"> </w:t>
        </w:r>
        <w:r w:rsidR="009E63D5">
          <w:rPr>
            <w:rFonts w:cstheme="minorHAnsi" w:hint="eastAsia"/>
            <w:sz w:val="24"/>
            <w:lang w:val="en-US"/>
          </w:rPr>
          <w:t>확인되었</w:t>
        </w:r>
      </w:ins>
      <w:ins w:id="60" w:author="최재범" w:date="2018-04-24T21:11:00Z">
        <w:r w:rsidR="009E63D5">
          <w:rPr>
            <w:rFonts w:cstheme="minorHAnsi" w:hint="eastAsia"/>
            <w:sz w:val="24"/>
            <w:lang w:val="en-US"/>
          </w:rPr>
          <w:t>다</w:t>
        </w:r>
        <w:r w:rsidR="009E63D5">
          <w:rPr>
            <w:rFonts w:cstheme="minorHAnsi" w:hint="eastAsia"/>
            <w:sz w:val="24"/>
            <w:lang w:val="en-US"/>
          </w:rPr>
          <w:t>.</w:t>
        </w:r>
      </w:ins>
    </w:p>
    <w:p w:rsidR="00B23A8E" w:rsidRPr="006232E2" w:rsidRDefault="0007559A" w:rsidP="00C91047">
      <w:pPr>
        <w:spacing w:after="0"/>
        <w:ind w:left="1080"/>
        <w:rPr>
          <w:rFonts w:cstheme="minorHAnsi"/>
          <w:sz w:val="24"/>
          <w:lang w:val="en-US"/>
          <w:rPrChange w:id="61" w:author="최재범" w:date="2018-04-24T21:08:00Z">
            <w:rPr>
              <w:rFonts w:cstheme="minorHAnsi"/>
              <w:b/>
              <w:sz w:val="24"/>
            </w:rPr>
          </w:rPrChange>
        </w:rPr>
      </w:pPr>
      <w:ins w:id="62" w:author="최재범" w:date="2018-04-24T21:09:00Z">
        <w:r>
          <w:rPr>
            <w:rFonts w:cstheme="minorHAnsi"/>
            <w:sz w:val="24"/>
            <w:lang w:val="en-US"/>
          </w:rPr>
          <w:t>W, z</w:t>
        </w:r>
        <w:r>
          <w:rPr>
            <w:rFonts w:cstheme="minorHAnsi" w:hint="eastAsia"/>
            <w:sz w:val="24"/>
            <w:lang w:val="en-US"/>
          </w:rPr>
          <w:t>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넣고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/>
            <w:sz w:val="24"/>
            <w:lang w:val="en-US"/>
          </w:rPr>
          <w:t>p</w:t>
        </w:r>
        <w:r>
          <w:rPr>
            <w:rFonts w:cstheme="minorHAnsi" w:hint="eastAsia"/>
            <w:sz w:val="24"/>
            <w:lang w:val="en-US"/>
          </w:rPr>
          <w:t>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더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넣으려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하자</w:t>
        </w:r>
        <w:r>
          <w:rPr>
            <w:rFonts w:cstheme="minorHAnsi" w:hint="eastAsia"/>
            <w:sz w:val="24"/>
            <w:lang w:val="en-US"/>
          </w:rPr>
          <w:t xml:space="preserve"> </w:t>
        </w:r>
        <w:r w:rsidR="00372A16">
          <w:rPr>
            <w:rFonts w:cstheme="minorHAnsi" w:hint="eastAsia"/>
            <w:sz w:val="24"/>
            <w:lang w:val="en-US"/>
          </w:rPr>
          <w:t>정해놓은</w:t>
        </w:r>
        <w:r w:rsidR="00372A16">
          <w:rPr>
            <w:rFonts w:cstheme="minorHAnsi" w:hint="eastAsia"/>
            <w:sz w:val="24"/>
            <w:lang w:val="en-US"/>
          </w:rPr>
          <w:t xml:space="preserve"> </w:t>
        </w:r>
        <w:r w:rsidR="00372A16">
          <w:rPr>
            <w:rFonts w:cstheme="minorHAnsi" w:hint="eastAsia"/>
            <w:sz w:val="24"/>
            <w:lang w:val="en-US"/>
          </w:rPr>
          <w:t>용량인</w:t>
        </w:r>
        <w:r w:rsidR="00372A16"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/>
            <w:sz w:val="24"/>
            <w:lang w:val="en-US"/>
          </w:rPr>
          <w:t>5</w:t>
        </w:r>
        <w:r>
          <w:rPr>
            <w:rFonts w:cstheme="minorHAnsi" w:hint="eastAsia"/>
            <w:sz w:val="24"/>
            <w:lang w:val="en-US"/>
          </w:rPr>
          <w:t>개가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꽉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차서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들어가지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않았다</w:t>
        </w:r>
        <w:r>
          <w:rPr>
            <w:rFonts w:cstheme="minorHAnsi" w:hint="eastAsia"/>
            <w:sz w:val="24"/>
            <w:lang w:val="en-US"/>
          </w:rPr>
          <w:t>.</w:t>
        </w:r>
        <w:r w:rsidR="00A021E0">
          <w:rPr>
            <w:rFonts w:cstheme="minorHAnsi"/>
            <w:sz w:val="24"/>
            <w:lang w:val="en-US"/>
          </w:rPr>
          <w:t xml:space="preserve"> </w:t>
        </w:r>
      </w:ins>
    </w:p>
    <w:p w:rsidR="00C91047" w:rsidRPr="00D97F35" w:rsidRDefault="0065102C" w:rsidP="00C91047">
      <w:pPr>
        <w:spacing w:after="0"/>
        <w:ind w:left="1080"/>
        <w:rPr>
          <w:rFonts w:cstheme="minorHAnsi"/>
          <w:sz w:val="24"/>
          <w:lang w:val="en-US"/>
          <w:rPrChange w:id="63" w:author="최재범" w:date="2018-04-24T21:10:00Z">
            <w:rPr>
              <w:rFonts w:cstheme="minorHAnsi"/>
              <w:b/>
              <w:sz w:val="24"/>
            </w:rPr>
          </w:rPrChange>
        </w:rPr>
      </w:pPr>
      <w:ins w:id="64" w:author="최재범" w:date="2018-04-24T21:10:00Z">
        <w:r>
          <w:rPr>
            <w:rFonts w:cstheme="minorHAnsi" w:hint="eastAsia"/>
            <w:sz w:val="24"/>
            <w:lang w:val="en-US"/>
          </w:rPr>
          <w:t>Top</w:t>
        </w:r>
        <w:r>
          <w:rPr>
            <w:rFonts w:cstheme="minorHAnsi" w:hint="eastAsia"/>
            <w:sz w:val="24"/>
            <w:lang w:val="en-US"/>
          </w:rPr>
          <w:t>부터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출력하니</w:t>
        </w:r>
        <w:r>
          <w:rPr>
            <w:rFonts w:cstheme="minorHAnsi" w:hint="eastAsia"/>
            <w:sz w:val="24"/>
            <w:lang w:val="en-US"/>
          </w:rPr>
          <w:t>,</w:t>
        </w:r>
        <w:r w:rsidR="00D97F35">
          <w:rPr>
            <w:rFonts w:cstheme="minorHAnsi"/>
            <w:sz w:val="24"/>
            <w:lang w:val="en-US"/>
          </w:rPr>
          <w:t xml:space="preserve"> </w:t>
        </w:r>
        <w:r w:rsidR="00D97F35">
          <w:rPr>
            <w:rFonts w:cstheme="minorHAnsi" w:hint="eastAsia"/>
            <w:sz w:val="24"/>
            <w:lang w:val="en-US"/>
          </w:rPr>
          <w:t>처음에</w:t>
        </w:r>
        <w:r w:rsidR="00D97F35">
          <w:rPr>
            <w:rFonts w:cstheme="minorHAnsi" w:hint="eastAsia"/>
            <w:sz w:val="24"/>
            <w:lang w:val="en-US"/>
          </w:rPr>
          <w:t xml:space="preserve"> </w:t>
        </w:r>
        <w:r w:rsidR="00D97F35">
          <w:rPr>
            <w:rFonts w:cstheme="minorHAnsi" w:hint="eastAsia"/>
            <w:sz w:val="24"/>
            <w:lang w:val="en-US"/>
          </w:rPr>
          <w:t>넣은</w:t>
        </w:r>
        <w:r w:rsidR="00D97F35">
          <w:rPr>
            <w:rFonts w:cstheme="minorHAnsi" w:hint="eastAsia"/>
            <w:sz w:val="24"/>
            <w:lang w:val="en-US"/>
          </w:rPr>
          <w:t xml:space="preserve"> </w:t>
        </w:r>
        <w:r w:rsidR="00D97F35">
          <w:rPr>
            <w:rFonts w:cstheme="minorHAnsi" w:hint="eastAsia"/>
            <w:sz w:val="24"/>
            <w:lang w:val="en-US"/>
          </w:rPr>
          <w:t>것일수록</w:t>
        </w:r>
        <w:r w:rsidR="00D97F35">
          <w:rPr>
            <w:rFonts w:cstheme="minorHAnsi" w:hint="eastAsia"/>
            <w:sz w:val="24"/>
            <w:lang w:val="en-US"/>
          </w:rPr>
          <w:t xml:space="preserve"> </w:t>
        </w:r>
        <w:r w:rsidR="00D97F35">
          <w:rPr>
            <w:rFonts w:cstheme="minorHAnsi"/>
            <w:sz w:val="24"/>
            <w:lang w:val="en-US"/>
          </w:rPr>
          <w:t>Bottom</w:t>
        </w:r>
        <w:r w:rsidR="00D97F35">
          <w:rPr>
            <w:rFonts w:cstheme="minorHAnsi" w:hint="eastAsia"/>
            <w:sz w:val="24"/>
            <w:lang w:val="en-US"/>
          </w:rPr>
          <w:t>에</w:t>
        </w:r>
        <w:r w:rsidR="00D97F35">
          <w:rPr>
            <w:rFonts w:cstheme="minorHAnsi" w:hint="eastAsia"/>
            <w:sz w:val="24"/>
            <w:lang w:val="en-US"/>
          </w:rPr>
          <w:t xml:space="preserve"> </w:t>
        </w:r>
      </w:ins>
      <w:ins w:id="65" w:author="최재범" w:date="2018-04-24T21:11:00Z">
        <w:r w:rsidR="004C7FDC">
          <w:rPr>
            <w:rFonts w:cstheme="minorHAnsi" w:hint="eastAsia"/>
            <w:sz w:val="24"/>
            <w:lang w:val="en-US"/>
          </w:rPr>
          <w:t>가깝게</w:t>
        </w:r>
        <w:r w:rsidR="004C7FDC">
          <w:rPr>
            <w:rFonts w:cstheme="minorHAnsi" w:hint="eastAsia"/>
            <w:sz w:val="24"/>
            <w:lang w:val="en-US"/>
          </w:rPr>
          <w:t xml:space="preserve"> </w:t>
        </w:r>
        <w:r w:rsidR="004C7FDC">
          <w:rPr>
            <w:rFonts w:cstheme="minorHAnsi" w:hint="eastAsia"/>
            <w:sz w:val="24"/>
            <w:lang w:val="en-US"/>
          </w:rPr>
          <w:t>들어간</w:t>
        </w:r>
        <w:r w:rsidR="004C7FDC">
          <w:rPr>
            <w:rFonts w:cstheme="minorHAnsi" w:hint="eastAsia"/>
            <w:sz w:val="24"/>
            <w:lang w:val="en-US"/>
          </w:rPr>
          <w:t xml:space="preserve"> </w:t>
        </w:r>
        <w:r w:rsidR="004C7FDC">
          <w:rPr>
            <w:rFonts w:cstheme="minorHAnsi" w:hint="eastAsia"/>
            <w:sz w:val="24"/>
            <w:lang w:val="en-US"/>
          </w:rPr>
          <w:t>것이</w:t>
        </w:r>
        <w:r w:rsidR="004C7FDC">
          <w:rPr>
            <w:rFonts w:cstheme="minorHAnsi" w:hint="eastAsia"/>
            <w:sz w:val="24"/>
            <w:lang w:val="en-US"/>
          </w:rPr>
          <w:t xml:space="preserve"> </w:t>
        </w:r>
        <w:r w:rsidR="004C7FDC">
          <w:rPr>
            <w:rFonts w:cstheme="minorHAnsi" w:hint="eastAsia"/>
            <w:sz w:val="24"/>
            <w:lang w:val="en-US"/>
          </w:rPr>
          <w:t>확인되었다</w:t>
        </w:r>
        <w:r w:rsidR="004C7FDC">
          <w:rPr>
            <w:rFonts w:cstheme="minorHAnsi" w:hint="eastAsia"/>
            <w:sz w:val="24"/>
            <w:lang w:val="en-US"/>
          </w:rPr>
          <w:t>.</w:t>
        </w:r>
      </w:ins>
    </w:p>
    <w:p w:rsidR="00C91047" w:rsidRDefault="00AD4C3C" w:rsidP="00C91047">
      <w:pPr>
        <w:spacing w:after="0"/>
        <w:ind w:left="1080"/>
        <w:rPr>
          <w:ins w:id="66" w:author="최재범" w:date="2018-04-24T21:12:00Z"/>
          <w:rFonts w:cstheme="minorHAnsi"/>
          <w:sz w:val="24"/>
          <w:lang w:val="en-US"/>
        </w:rPr>
      </w:pPr>
      <w:ins w:id="67" w:author="최재범" w:date="2018-04-24T21:11:00Z">
        <w:r>
          <w:rPr>
            <w:rFonts w:cstheme="minorHAnsi"/>
            <w:sz w:val="24"/>
            <w:lang w:val="en-US"/>
          </w:rPr>
          <w:t>z</w:t>
        </w:r>
        <w:r>
          <w:rPr>
            <w:rFonts w:cstheme="minorHAnsi" w:hint="eastAsia"/>
            <w:sz w:val="24"/>
            <w:lang w:val="en-US"/>
          </w:rPr>
          <w:t>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제</w:t>
        </w:r>
      </w:ins>
      <w:ins w:id="68" w:author="최재범" w:date="2018-04-24T21:12:00Z">
        <w:r w:rsidR="00D047A7">
          <w:rPr>
            <w:rFonts w:cstheme="minorHAnsi" w:hint="eastAsia"/>
            <w:sz w:val="24"/>
            <w:lang w:val="en-US"/>
          </w:rPr>
          <w:t>거</w:t>
        </w:r>
        <w:r w:rsidR="00D047A7">
          <w:rPr>
            <w:rFonts w:cstheme="minorHAnsi" w:hint="eastAsia"/>
            <w:sz w:val="24"/>
            <w:lang w:val="en-US"/>
          </w:rPr>
          <w:t xml:space="preserve"> </w:t>
        </w:r>
        <w:r w:rsidR="00D047A7">
          <w:rPr>
            <w:rFonts w:cstheme="minorHAnsi" w:hint="eastAsia"/>
            <w:sz w:val="24"/>
            <w:lang w:val="en-US"/>
          </w:rPr>
          <w:t>후</w:t>
        </w:r>
      </w:ins>
      <w:ins w:id="69" w:author="최재범" w:date="2018-04-24T21:11:00Z">
        <w:r w:rsidR="000F53F7">
          <w:rPr>
            <w:rFonts w:cstheme="minorHAnsi" w:hint="eastAsia"/>
            <w:sz w:val="24"/>
            <w:lang w:val="en-US"/>
          </w:rPr>
          <w:t xml:space="preserve"> </w:t>
        </w:r>
        <w:r w:rsidR="00FA440E">
          <w:rPr>
            <w:rFonts w:cstheme="minorHAnsi"/>
            <w:sz w:val="24"/>
            <w:lang w:val="en-US"/>
          </w:rPr>
          <w:t>To</w:t>
        </w:r>
      </w:ins>
      <w:ins w:id="70" w:author="최재범" w:date="2018-04-24T21:12:00Z">
        <w:r w:rsidR="00FA440E">
          <w:rPr>
            <w:rFonts w:cstheme="minorHAnsi"/>
            <w:sz w:val="24"/>
            <w:lang w:val="en-US"/>
          </w:rPr>
          <w:t xml:space="preserve">p </w:t>
        </w:r>
        <w:r w:rsidR="00FA440E">
          <w:rPr>
            <w:rFonts w:cstheme="minorHAnsi" w:hint="eastAsia"/>
            <w:sz w:val="24"/>
            <w:lang w:val="en-US"/>
          </w:rPr>
          <w:t>출력을</w:t>
        </w:r>
        <w:r w:rsidR="00FA440E">
          <w:rPr>
            <w:rFonts w:cstheme="minorHAnsi" w:hint="eastAsia"/>
            <w:sz w:val="24"/>
            <w:lang w:val="en-US"/>
          </w:rPr>
          <w:t xml:space="preserve"> </w:t>
        </w:r>
        <w:r w:rsidR="00FA440E">
          <w:rPr>
            <w:rFonts w:cstheme="minorHAnsi" w:hint="eastAsia"/>
            <w:sz w:val="24"/>
            <w:lang w:val="en-US"/>
          </w:rPr>
          <w:t>하였더니</w:t>
        </w:r>
        <w:r w:rsidR="00FA440E">
          <w:rPr>
            <w:rFonts w:cstheme="minorHAnsi" w:hint="eastAsia"/>
            <w:sz w:val="24"/>
            <w:lang w:val="en-US"/>
          </w:rPr>
          <w:t xml:space="preserve"> </w:t>
        </w:r>
      </w:ins>
      <w:ins w:id="71" w:author="최재범" w:date="2018-04-24T21:11:00Z">
        <w:r w:rsidR="00D11FFC">
          <w:rPr>
            <w:rFonts w:cstheme="minorHAnsi"/>
            <w:sz w:val="24"/>
            <w:lang w:val="en-US"/>
          </w:rPr>
          <w:t>Top</w:t>
        </w:r>
        <w:r w:rsidR="00D11FFC">
          <w:rPr>
            <w:rFonts w:cstheme="minorHAnsi" w:hint="eastAsia"/>
            <w:sz w:val="24"/>
            <w:lang w:val="en-US"/>
          </w:rPr>
          <w:t xml:space="preserve"> </w:t>
        </w:r>
        <w:r w:rsidR="00D11FFC">
          <w:rPr>
            <w:rFonts w:cstheme="minorHAnsi" w:hint="eastAsia"/>
            <w:sz w:val="24"/>
            <w:lang w:val="en-US"/>
          </w:rPr>
          <w:t>원소인</w:t>
        </w:r>
        <w:r w:rsidR="00D11FFC">
          <w:rPr>
            <w:rFonts w:cstheme="minorHAnsi" w:hint="eastAsia"/>
            <w:sz w:val="24"/>
            <w:lang w:val="en-US"/>
          </w:rPr>
          <w:t xml:space="preserve"> </w:t>
        </w:r>
        <w:r w:rsidR="00D11FFC">
          <w:rPr>
            <w:rFonts w:cstheme="minorHAnsi"/>
            <w:sz w:val="24"/>
            <w:lang w:val="en-US"/>
          </w:rPr>
          <w:t>W</w:t>
        </w:r>
        <w:r w:rsidR="00D11FFC">
          <w:rPr>
            <w:rFonts w:cstheme="minorHAnsi" w:hint="eastAsia"/>
            <w:sz w:val="24"/>
            <w:lang w:val="en-US"/>
          </w:rPr>
          <w:t>가</w:t>
        </w:r>
        <w:r w:rsidR="00D11FFC">
          <w:rPr>
            <w:rFonts w:cstheme="minorHAnsi" w:hint="eastAsia"/>
            <w:sz w:val="24"/>
            <w:lang w:val="en-US"/>
          </w:rPr>
          <w:t xml:space="preserve"> </w:t>
        </w:r>
        <w:r w:rsidR="00D11FFC">
          <w:rPr>
            <w:rFonts w:cstheme="minorHAnsi" w:hint="eastAsia"/>
            <w:sz w:val="24"/>
            <w:lang w:val="en-US"/>
          </w:rPr>
          <w:t>잘</w:t>
        </w:r>
        <w:r w:rsidR="00D11FFC">
          <w:rPr>
            <w:rFonts w:cstheme="minorHAnsi" w:hint="eastAsia"/>
            <w:sz w:val="24"/>
            <w:lang w:val="en-US"/>
          </w:rPr>
          <w:t xml:space="preserve"> </w:t>
        </w:r>
        <w:r w:rsidR="00D11FFC">
          <w:rPr>
            <w:rFonts w:cstheme="minorHAnsi" w:hint="eastAsia"/>
            <w:sz w:val="24"/>
            <w:lang w:val="en-US"/>
          </w:rPr>
          <w:t>출력되었다</w:t>
        </w:r>
        <w:r w:rsidR="00D11FFC">
          <w:rPr>
            <w:rFonts w:cstheme="minorHAnsi" w:hint="eastAsia"/>
            <w:sz w:val="24"/>
            <w:lang w:val="en-US"/>
          </w:rPr>
          <w:t>.</w:t>
        </w:r>
      </w:ins>
    </w:p>
    <w:p w:rsidR="00CD3FB3" w:rsidRDefault="00CD3FB3" w:rsidP="00C91047">
      <w:pPr>
        <w:spacing w:after="0"/>
        <w:ind w:left="1080"/>
        <w:rPr>
          <w:ins w:id="72" w:author="최재범" w:date="2018-04-24T21:12:00Z"/>
          <w:rFonts w:cstheme="minorHAnsi"/>
          <w:sz w:val="24"/>
          <w:lang w:val="en-US"/>
        </w:rPr>
      </w:pPr>
      <w:ins w:id="73" w:author="최재범" w:date="2018-04-24T21:12:00Z">
        <w:r>
          <w:rPr>
            <w:rFonts w:cstheme="minorHAnsi"/>
            <w:sz w:val="24"/>
            <w:lang w:val="en-US"/>
          </w:rPr>
          <w:t>5</w:t>
        </w:r>
        <w:r>
          <w:rPr>
            <w:rFonts w:cstheme="minorHAnsi" w:hint="eastAsia"/>
            <w:sz w:val="24"/>
            <w:lang w:val="en-US"/>
          </w:rPr>
          <w:t>개를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제거하려고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하자</w:t>
        </w:r>
        <w:r>
          <w:rPr>
            <w:rFonts w:cstheme="minorHAnsi" w:hint="eastAsia"/>
            <w:sz w:val="24"/>
            <w:lang w:val="en-US"/>
          </w:rPr>
          <w:t>,</w:t>
        </w:r>
        <w:r>
          <w:rPr>
            <w:rFonts w:cstheme="minorHAnsi"/>
            <w:sz w:val="24"/>
            <w:lang w:val="en-US"/>
          </w:rPr>
          <w:t xml:space="preserve"> </w:t>
        </w:r>
        <w:r w:rsidR="00F07967">
          <w:rPr>
            <w:rFonts w:cstheme="minorHAnsi" w:hint="eastAsia"/>
            <w:sz w:val="24"/>
            <w:lang w:val="en-US"/>
          </w:rPr>
          <w:t>현재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07967">
          <w:rPr>
            <w:rFonts w:cstheme="minorHAnsi" w:hint="eastAsia"/>
            <w:sz w:val="24"/>
            <w:lang w:val="en-US"/>
          </w:rPr>
          <w:t>스택에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07967">
          <w:rPr>
            <w:rFonts w:cstheme="minorHAnsi" w:hint="eastAsia"/>
            <w:sz w:val="24"/>
            <w:lang w:val="en-US"/>
          </w:rPr>
          <w:t>들어있는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07967">
          <w:rPr>
            <w:rFonts w:cstheme="minorHAnsi"/>
            <w:sz w:val="24"/>
            <w:lang w:val="en-US"/>
          </w:rPr>
          <w:t>4</w:t>
        </w:r>
        <w:r w:rsidR="00F07967">
          <w:rPr>
            <w:rFonts w:cstheme="minorHAnsi" w:hint="eastAsia"/>
            <w:sz w:val="24"/>
            <w:lang w:val="en-US"/>
          </w:rPr>
          <w:t>개가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07967">
          <w:rPr>
            <w:rFonts w:cstheme="minorHAnsi" w:hint="eastAsia"/>
            <w:sz w:val="24"/>
            <w:lang w:val="en-US"/>
          </w:rPr>
          <w:t>제거된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07967">
          <w:rPr>
            <w:rFonts w:cstheme="minorHAnsi" w:hint="eastAsia"/>
            <w:sz w:val="24"/>
            <w:lang w:val="en-US"/>
          </w:rPr>
          <w:t>후</w:t>
        </w:r>
        <w:r w:rsidR="00F07967">
          <w:rPr>
            <w:rFonts w:cstheme="minorHAnsi" w:hint="eastAsia"/>
            <w:sz w:val="24"/>
            <w:lang w:val="en-US"/>
          </w:rPr>
          <w:t xml:space="preserve"> </w:t>
        </w:r>
        <w:r w:rsidR="00FA5673">
          <w:rPr>
            <w:rFonts w:cstheme="minorHAnsi" w:hint="eastAsia"/>
            <w:sz w:val="24"/>
            <w:lang w:val="en-US"/>
          </w:rPr>
          <w:t>비게</w:t>
        </w:r>
        <w:r w:rsidR="00FA5673">
          <w:rPr>
            <w:rFonts w:cstheme="minorHAnsi" w:hint="eastAsia"/>
            <w:sz w:val="24"/>
            <w:lang w:val="en-US"/>
          </w:rPr>
          <w:t xml:space="preserve"> </w:t>
        </w:r>
        <w:r w:rsidR="00FA5673">
          <w:rPr>
            <w:rFonts w:cstheme="minorHAnsi" w:hint="eastAsia"/>
            <w:sz w:val="24"/>
            <w:lang w:val="en-US"/>
          </w:rPr>
          <w:t>되어</w:t>
        </w:r>
        <w:r w:rsidR="00FA5673">
          <w:rPr>
            <w:rFonts w:cstheme="minorHAnsi" w:hint="eastAsia"/>
            <w:sz w:val="24"/>
            <w:lang w:val="en-US"/>
          </w:rPr>
          <w:t xml:space="preserve"> </w:t>
        </w:r>
        <w:r w:rsidR="00A45F30">
          <w:rPr>
            <w:rFonts w:cstheme="minorHAnsi" w:hint="eastAsia"/>
            <w:sz w:val="24"/>
            <w:lang w:val="en-US"/>
          </w:rPr>
          <w:t>오류를</w:t>
        </w:r>
        <w:r w:rsidR="00A45F30">
          <w:rPr>
            <w:rFonts w:cstheme="minorHAnsi" w:hint="eastAsia"/>
            <w:sz w:val="24"/>
            <w:lang w:val="en-US"/>
          </w:rPr>
          <w:t xml:space="preserve"> </w:t>
        </w:r>
        <w:r w:rsidR="00A45F30">
          <w:rPr>
            <w:rFonts w:cstheme="minorHAnsi" w:hint="eastAsia"/>
            <w:sz w:val="24"/>
            <w:lang w:val="en-US"/>
          </w:rPr>
          <w:t>출력하였다</w:t>
        </w:r>
        <w:r w:rsidR="00A45F30">
          <w:rPr>
            <w:rFonts w:cstheme="minorHAnsi" w:hint="eastAsia"/>
            <w:sz w:val="24"/>
            <w:lang w:val="en-US"/>
          </w:rPr>
          <w:t>.</w:t>
        </w:r>
      </w:ins>
    </w:p>
    <w:p w:rsidR="00A45F30" w:rsidDel="008A4911" w:rsidRDefault="00A46AF4" w:rsidP="00C91047">
      <w:pPr>
        <w:spacing w:after="0"/>
        <w:ind w:left="1080"/>
        <w:rPr>
          <w:del w:id="74" w:author="최재범" w:date="2018-04-24T21:13:00Z"/>
          <w:rFonts w:cstheme="minorHAnsi"/>
          <w:sz w:val="24"/>
          <w:lang w:val="en-US"/>
        </w:rPr>
      </w:pPr>
      <w:ins w:id="75" w:author="최재범" w:date="2018-04-24T21:13:00Z">
        <w:r>
          <w:rPr>
            <w:rFonts w:cstheme="minorHAnsi" w:hint="eastAsia"/>
            <w:sz w:val="24"/>
            <w:lang w:val="en-US"/>
          </w:rPr>
          <w:t>빈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스택에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/>
            <w:sz w:val="24"/>
            <w:lang w:val="en-US"/>
          </w:rPr>
          <w:t>B, e</w:t>
        </w:r>
        <w:r>
          <w:rPr>
            <w:rFonts w:cstheme="minorHAnsi" w:hint="eastAsia"/>
            <w:sz w:val="24"/>
            <w:lang w:val="en-US"/>
          </w:rPr>
          <w:t>를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순서대로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넣고</w:t>
        </w:r>
        <w:r>
          <w:rPr>
            <w:rFonts w:cstheme="minorHAnsi" w:hint="eastAsia"/>
            <w:sz w:val="24"/>
            <w:lang w:val="en-US"/>
          </w:rPr>
          <w:t xml:space="preserve"> </w:t>
        </w:r>
        <w:r w:rsidR="00A26DE0">
          <w:rPr>
            <w:rFonts w:cstheme="minorHAnsi" w:hint="eastAsia"/>
            <w:sz w:val="24"/>
            <w:lang w:val="en-US"/>
          </w:rPr>
          <w:t>종료</w:t>
        </w:r>
        <w:r w:rsidR="004C48E4">
          <w:rPr>
            <w:rFonts w:cstheme="minorHAnsi" w:hint="eastAsia"/>
            <w:sz w:val="24"/>
            <w:lang w:val="en-US"/>
          </w:rPr>
          <w:t>하니</w:t>
        </w:r>
        <w:r w:rsidR="004C48E4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나중에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넣은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것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부터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/>
            <w:sz w:val="24"/>
            <w:lang w:val="en-US"/>
          </w:rPr>
          <w:t>Pop</w:t>
        </w:r>
        <w:r w:rsidR="008A4911">
          <w:rPr>
            <w:rFonts w:cstheme="minorHAnsi" w:hint="eastAsia"/>
            <w:sz w:val="24"/>
            <w:lang w:val="en-US"/>
          </w:rPr>
          <w:t>된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후에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종료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메시지를</w:t>
        </w:r>
        <w:r w:rsidR="008A4911">
          <w:rPr>
            <w:rFonts w:cstheme="minorHAnsi" w:hint="eastAsia"/>
            <w:sz w:val="24"/>
            <w:lang w:val="en-US"/>
          </w:rPr>
          <w:t xml:space="preserve"> </w:t>
        </w:r>
        <w:r w:rsidR="008A4911">
          <w:rPr>
            <w:rFonts w:cstheme="minorHAnsi" w:hint="eastAsia"/>
            <w:sz w:val="24"/>
            <w:lang w:val="en-US"/>
          </w:rPr>
          <w:t>출력하였다</w:t>
        </w:r>
        <w:r w:rsidR="008A4911">
          <w:rPr>
            <w:rFonts w:cstheme="minorHAnsi" w:hint="eastAsia"/>
            <w:sz w:val="24"/>
            <w:lang w:val="en-US"/>
          </w:rPr>
          <w:t>.</w:t>
        </w:r>
      </w:ins>
    </w:p>
    <w:p w:rsidR="008A4911" w:rsidRDefault="008A4911" w:rsidP="00C91047">
      <w:pPr>
        <w:spacing w:after="0"/>
        <w:ind w:left="1080"/>
        <w:rPr>
          <w:ins w:id="76" w:author="최재범" w:date="2018-04-24T21:13:00Z"/>
          <w:rFonts w:cstheme="minorHAnsi"/>
          <w:sz w:val="24"/>
          <w:lang w:val="en-US"/>
        </w:rPr>
      </w:pPr>
    </w:p>
    <w:p w:rsidR="006450D9" w:rsidRDefault="006450D9" w:rsidP="00C91047">
      <w:pPr>
        <w:spacing w:after="0"/>
        <w:ind w:left="1080"/>
        <w:rPr>
          <w:ins w:id="77" w:author="최재범" w:date="2018-04-24T21:13:00Z"/>
          <w:rFonts w:cstheme="minorHAnsi"/>
          <w:sz w:val="24"/>
          <w:lang w:val="en-US"/>
        </w:rPr>
      </w:pPr>
    </w:p>
    <w:p w:rsidR="006E09A3" w:rsidRDefault="006E09A3" w:rsidP="00C91047">
      <w:pPr>
        <w:spacing w:after="0"/>
        <w:ind w:left="1080"/>
        <w:rPr>
          <w:ins w:id="78" w:author="최재범" w:date="2018-04-24T21:14:00Z"/>
          <w:rFonts w:cstheme="minorHAnsi"/>
          <w:sz w:val="24"/>
          <w:lang w:val="en-US"/>
        </w:rPr>
      </w:pPr>
      <w:ins w:id="79" w:author="최재범" w:date="2018-04-24T21:13:00Z">
        <w:r>
          <w:rPr>
            <w:rFonts w:cstheme="minorHAnsi" w:hint="eastAsia"/>
            <w:sz w:val="24"/>
            <w:lang w:val="en-US"/>
          </w:rPr>
          <w:t>입력</w:t>
        </w:r>
        <w:r>
          <w:rPr>
            <w:rFonts w:cstheme="minorHAnsi" w:hint="eastAsia"/>
            <w:sz w:val="24"/>
            <w:lang w:val="en-US"/>
          </w:rPr>
          <w:t xml:space="preserve">  </w:t>
        </w:r>
        <w:r>
          <w:rPr>
            <w:rFonts w:cstheme="minorHAnsi"/>
            <w:sz w:val="24"/>
            <w:lang w:val="en-US"/>
          </w:rPr>
          <w:t xml:space="preserve">: </w:t>
        </w:r>
        <w:r w:rsidR="00076BCC">
          <w:rPr>
            <w:rFonts w:cstheme="minorHAnsi"/>
            <w:sz w:val="24"/>
            <w:lang w:val="en-US"/>
          </w:rPr>
          <w:t xml:space="preserve">A, x, </w:t>
        </w:r>
      </w:ins>
      <w:ins w:id="80" w:author="최재범" w:date="2018-04-24T21:14:00Z">
        <w:r w:rsidR="005B47CA">
          <w:rPr>
            <w:rFonts w:cstheme="minorHAnsi"/>
            <w:sz w:val="24"/>
            <w:lang w:val="en-US"/>
          </w:rPr>
          <w:t>#, h, /, W, z, p, /, -, ^, 5, B, e</w:t>
        </w:r>
        <w:r w:rsidR="007D35A4">
          <w:rPr>
            <w:rFonts w:cstheme="minorHAnsi"/>
            <w:sz w:val="24"/>
            <w:lang w:val="en-US"/>
          </w:rPr>
          <w:tab/>
        </w:r>
        <w:r w:rsidR="007D35A4">
          <w:rPr>
            <w:rFonts w:cstheme="minorHAnsi"/>
            <w:sz w:val="24"/>
            <w:lang w:val="en-US"/>
          </w:rPr>
          <w:tab/>
          <w:t>-&gt; 14</w:t>
        </w:r>
      </w:ins>
    </w:p>
    <w:p w:rsidR="007D35A4" w:rsidRDefault="007D35A4" w:rsidP="00C91047">
      <w:pPr>
        <w:spacing w:after="0"/>
        <w:ind w:left="1080"/>
        <w:rPr>
          <w:ins w:id="81" w:author="최재범" w:date="2018-04-24T21:18:00Z"/>
          <w:rFonts w:cstheme="minorHAnsi"/>
          <w:sz w:val="24"/>
          <w:lang w:val="en-US"/>
        </w:rPr>
      </w:pPr>
      <w:ins w:id="82" w:author="최재범" w:date="2018-04-24T21:14:00Z">
        <w:r>
          <w:rPr>
            <w:rFonts w:cstheme="minorHAnsi" w:hint="eastAsia"/>
            <w:sz w:val="24"/>
            <w:lang w:val="en-US"/>
          </w:rPr>
          <w:t>정상</w:t>
        </w:r>
        <w:r>
          <w:rPr>
            <w:rFonts w:cstheme="minorHAnsi" w:hint="eastAsia"/>
            <w:sz w:val="24"/>
            <w:lang w:val="en-US"/>
          </w:rPr>
          <w:t xml:space="preserve"> </w:t>
        </w:r>
        <w:r>
          <w:rPr>
            <w:rFonts w:cstheme="minorHAnsi" w:hint="eastAsia"/>
            <w:sz w:val="24"/>
            <w:lang w:val="en-US"/>
          </w:rPr>
          <w:t>처리</w:t>
        </w:r>
        <w:r>
          <w:rPr>
            <w:rFonts w:cstheme="minorHAnsi" w:hint="eastAsia"/>
            <w:sz w:val="24"/>
            <w:lang w:val="en-US"/>
          </w:rPr>
          <w:t xml:space="preserve"> </w:t>
        </w:r>
      </w:ins>
      <w:ins w:id="83" w:author="최재범" w:date="2018-04-24T21:17:00Z">
        <w:r w:rsidR="002E013E">
          <w:rPr>
            <w:rFonts w:cstheme="minorHAnsi"/>
            <w:sz w:val="24"/>
            <w:lang w:val="en-US"/>
          </w:rPr>
          <w:t>(</w:t>
        </w:r>
        <w:r w:rsidR="002E013E">
          <w:rPr>
            <w:rFonts w:cstheme="minorHAnsi" w:hint="eastAsia"/>
            <w:sz w:val="24"/>
            <w:lang w:val="en-US"/>
          </w:rPr>
          <w:t>추가</w:t>
        </w:r>
        <w:r w:rsidR="002E013E">
          <w:rPr>
            <w:rFonts w:cstheme="minorHAnsi" w:hint="eastAsia"/>
            <w:sz w:val="24"/>
            <w:lang w:val="en-US"/>
          </w:rPr>
          <w:t>)</w:t>
        </w:r>
        <w:r w:rsidR="002E013E">
          <w:rPr>
            <w:rFonts w:cstheme="minorHAnsi"/>
            <w:sz w:val="24"/>
            <w:lang w:val="en-US"/>
          </w:rPr>
          <w:t xml:space="preserve"> : </w:t>
        </w:r>
      </w:ins>
      <w:ins w:id="84" w:author="최재범" w:date="2018-04-24T21:18:00Z">
        <w:r w:rsidR="009B41F9">
          <w:rPr>
            <w:rFonts w:cstheme="minorHAnsi"/>
            <w:sz w:val="24"/>
            <w:lang w:val="en-US"/>
          </w:rPr>
          <w:t xml:space="preserve">A, x, h. W, z, B, e </w:t>
        </w:r>
        <w:r w:rsidR="00146F87">
          <w:rPr>
            <w:rFonts w:cstheme="minorHAnsi"/>
            <w:sz w:val="24"/>
            <w:lang w:val="en-US"/>
          </w:rPr>
          <w:tab/>
          <w:t>-&gt; 7</w:t>
        </w:r>
      </w:ins>
    </w:p>
    <w:p w:rsidR="00B56B12" w:rsidRPr="00EF00BB" w:rsidRDefault="00B56B12" w:rsidP="00C91047">
      <w:pPr>
        <w:spacing w:after="0"/>
        <w:ind w:left="1080"/>
        <w:rPr>
          <w:ins w:id="85" w:author="최재범" w:date="2018-04-24T21:14:00Z"/>
          <w:rFonts w:cstheme="minorHAnsi"/>
          <w:sz w:val="24"/>
          <w:lang w:val="en-US"/>
        </w:rPr>
      </w:pPr>
      <w:ins w:id="86" w:author="최재범" w:date="2018-04-24T21:18:00Z">
        <w:r>
          <w:rPr>
            <w:rFonts w:cstheme="minorHAnsi" w:hint="eastAsia"/>
            <w:sz w:val="24"/>
            <w:lang w:val="en-US"/>
          </w:rPr>
          <w:t>무시</w:t>
        </w:r>
      </w:ins>
      <w:ins w:id="87" w:author="최재범" w:date="2018-04-24T21:19:00Z">
        <w:r w:rsidR="00E63A66">
          <w:rPr>
            <w:rFonts w:cstheme="minorHAnsi" w:hint="eastAsia"/>
            <w:sz w:val="24"/>
            <w:lang w:val="en-US"/>
          </w:rPr>
          <w:t xml:space="preserve"> </w:t>
        </w:r>
      </w:ins>
      <w:ins w:id="88" w:author="최재범" w:date="2018-04-24T21:18:00Z">
        <w:r>
          <w:rPr>
            <w:rFonts w:cstheme="minorHAnsi"/>
            <w:sz w:val="24"/>
            <w:lang w:val="en-US"/>
          </w:rPr>
          <w:t>: p</w:t>
        </w:r>
      </w:ins>
      <w:ins w:id="89" w:author="최재범" w:date="2018-04-24T21:19:00Z">
        <w:r w:rsidR="00570251">
          <w:rPr>
            <w:rFonts w:cstheme="minorHAnsi"/>
            <w:sz w:val="24"/>
            <w:lang w:val="en-US"/>
          </w:rPr>
          <w:t xml:space="preserve">, </w:t>
        </w:r>
        <w:r w:rsidR="004B5B0C">
          <w:rPr>
            <w:rFonts w:cstheme="minorHAnsi" w:hint="eastAsia"/>
            <w:sz w:val="24"/>
            <w:lang w:val="en-US"/>
          </w:rPr>
          <w:t>제거할</w:t>
        </w:r>
        <w:r w:rsidR="004B5B0C">
          <w:rPr>
            <w:rFonts w:cstheme="minorHAnsi" w:hint="eastAsia"/>
            <w:sz w:val="24"/>
            <w:lang w:val="en-US"/>
          </w:rPr>
          <w:t xml:space="preserve"> </w:t>
        </w:r>
        <w:r w:rsidR="004B5B0C">
          <w:rPr>
            <w:rFonts w:cstheme="minorHAnsi" w:hint="eastAsia"/>
            <w:sz w:val="24"/>
            <w:lang w:val="en-US"/>
          </w:rPr>
          <w:t>때</w:t>
        </w:r>
        <w:r w:rsidR="004B5B0C">
          <w:rPr>
            <w:rFonts w:cstheme="minorHAnsi" w:hint="eastAsia"/>
            <w:sz w:val="24"/>
            <w:lang w:val="en-US"/>
          </w:rPr>
          <w:t xml:space="preserve"> </w:t>
        </w:r>
        <w:r w:rsidR="004B5B0C">
          <w:rPr>
            <w:rFonts w:cstheme="minorHAnsi" w:hint="eastAsia"/>
            <w:sz w:val="24"/>
            <w:lang w:val="en-US"/>
          </w:rPr>
          <w:t>비어서</w:t>
        </w:r>
        <w:r w:rsidR="004B5B0C">
          <w:rPr>
            <w:rFonts w:cstheme="minorHAnsi" w:hint="eastAsia"/>
            <w:sz w:val="24"/>
            <w:lang w:val="en-US"/>
          </w:rPr>
          <w:t xml:space="preserve"> </w:t>
        </w:r>
      </w:ins>
      <w:ins w:id="90" w:author="최재범" w:date="2018-04-24T21:20:00Z">
        <w:r w:rsidR="00162D5A">
          <w:rPr>
            <w:rFonts w:cstheme="minorHAnsi" w:hint="eastAsia"/>
            <w:sz w:val="24"/>
            <w:lang w:val="en-US"/>
          </w:rPr>
          <w:t>안된</w:t>
        </w:r>
        <w:r w:rsidR="00162D5A">
          <w:rPr>
            <w:rFonts w:cstheme="minorHAnsi" w:hint="eastAsia"/>
            <w:sz w:val="24"/>
            <w:lang w:val="en-US"/>
          </w:rPr>
          <w:t xml:space="preserve"> </w:t>
        </w:r>
        <w:r w:rsidR="008C358A">
          <w:rPr>
            <w:rFonts w:cstheme="minorHAnsi" w:hint="eastAsia"/>
            <w:sz w:val="24"/>
            <w:lang w:val="en-US"/>
          </w:rPr>
          <w:t>것</w:t>
        </w:r>
      </w:ins>
    </w:p>
    <w:p w:rsidR="00AC485E" w:rsidRPr="0033401F" w:rsidRDefault="00AC485E" w:rsidP="00C91047">
      <w:pPr>
        <w:spacing w:after="0"/>
        <w:ind w:left="1080"/>
        <w:rPr>
          <w:ins w:id="91" w:author="최재범" w:date="2018-04-24T21:13:00Z"/>
          <w:rFonts w:cstheme="minorHAnsi"/>
          <w:sz w:val="24"/>
          <w:lang w:val="en-US"/>
          <w:rPrChange w:id="92" w:author="최재범" w:date="2018-04-24T21:20:00Z">
            <w:rPr>
              <w:ins w:id="93" w:author="최재범" w:date="2018-04-24T21:13:00Z"/>
              <w:rFonts w:cstheme="minorHAnsi"/>
              <w:b/>
              <w:sz w:val="24"/>
            </w:rPr>
          </w:rPrChange>
        </w:rPr>
      </w:pPr>
    </w:p>
    <w:p w:rsidR="00C91047" w:rsidDel="0051487A" w:rsidRDefault="0051487A" w:rsidP="00C91047">
      <w:pPr>
        <w:spacing w:after="0"/>
        <w:ind w:left="1080"/>
        <w:rPr>
          <w:del w:id="94" w:author="최재범" w:date="2018-04-24T21:20:00Z"/>
          <w:rFonts w:cstheme="minorHAnsi"/>
          <w:sz w:val="24"/>
        </w:rPr>
      </w:pPr>
      <w:ins w:id="95" w:author="최재범" w:date="2018-04-24T21:20:00Z">
        <w:r>
          <w:rPr>
            <w:rFonts w:cstheme="minorHAnsi" w:hint="eastAsia"/>
            <w:sz w:val="24"/>
          </w:rPr>
          <w:t>따라서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알맞는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결과가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나왔다고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할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수</w:t>
        </w:r>
        <w:r>
          <w:rPr>
            <w:rFonts w:cstheme="minorHAnsi" w:hint="eastAsia"/>
            <w:sz w:val="24"/>
          </w:rPr>
          <w:t xml:space="preserve"> </w:t>
        </w:r>
        <w:r>
          <w:rPr>
            <w:rFonts w:cstheme="minorHAnsi" w:hint="eastAsia"/>
            <w:sz w:val="24"/>
          </w:rPr>
          <w:t>있다</w:t>
        </w:r>
        <w:r>
          <w:rPr>
            <w:rFonts w:cstheme="minorHAnsi" w:hint="eastAsia"/>
            <w:sz w:val="24"/>
          </w:rPr>
          <w:t>.</w:t>
        </w:r>
      </w:ins>
    </w:p>
    <w:p w:rsidR="0051487A" w:rsidRPr="0051487A" w:rsidRDefault="0051487A" w:rsidP="00C91047">
      <w:pPr>
        <w:spacing w:after="0"/>
        <w:ind w:left="1080"/>
        <w:rPr>
          <w:ins w:id="96" w:author="최재범" w:date="2018-04-24T21:20:00Z"/>
          <w:rFonts w:cstheme="minorHAnsi"/>
          <w:sz w:val="24"/>
          <w:rPrChange w:id="97" w:author="최재범" w:date="2018-04-24T21:20:00Z">
            <w:rPr>
              <w:ins w:id="98" w:author="최재범" w:date="2018-04-24T21:20:00Z"/>
              <w:rFonts w:cstheme="minorHAnsi"/>
              <w:b/>
              <w:sz w:val="24"/>
            </w:rPr>
          </w:rPrChange>
        </w:rPr>
      </w:pPr>
    </w:p>
    <w:p w:rsidR="00C91047" w:rsidRPr="00C91047" w:rsidDel="00ED62FB" w:rsidRDefault="00C91047" w:rsidP="00C91047">
      <w:pPr>
        <w:spacing w:after="0"/>
        <w:ind w:left="1080"/>
        <w:rPr>
          <w:del w:id="99" w:author="최재범" w:date="2018-04-24T21:20:00Z"/>
          <w:rFonts w:cstheme="minorHAnsi"/>
          <w:b/>
          <w:sz w:val="24"/>
        </w:rPr>
      </w:pPr>
    </w:p>
    <w:p w:rsidR="00C91047" w:rsidRPr="00C91047" w:rsidDel="00ED62FB" w:rsidRDefault="00C91047" w:rsidP="00C91047">
      <w:pPr>
        <w:spacing w:after="0"/>
        <w:ind w:left="1080"/>
        <w:rPr>
          <w:del w:id="100" w:author="최재범" w:date="2018-04-24T21:20:00Z"/>
          <w:rFonts w:cstheme="minorHAnsi"/>
          <w:b/>
          <w:sz w:val="24"/>
        </w:rPr>
      </w:pPr>
    </w:p>
    <w:p w:rsidR="00C91047" w:rsidRPr="00C91047" w:rsidDel="00ED62FB" w:rsidRDefault="00C91047" w:rsidP="00C91047">
      <w:pPr>
        <w:spacing w:after="0"/>
        <w:ind w:left="1080"/>
        <w:rPr>
          <w:del w:id="101" w:author="최재범" w:date="2018-04-24T21:20:00Z"/>
          <w:rFonts w:cstheme="minorHAnsi"/>
          <w:b/>
          <w:sz w:val="24"/>
        </w:rPr>
      </w:pPr>
    </w:p>
    <w:p w:rsidR="00C91047" w:rsidRPr="00C91047" w:rsidDel="00ED62FB" w:rsidRDefault="00C91047" w:rsidP="00C91047">
      <w:pPr>
        <w:spacing w:after="0"/>
        <w:ind w:left="1080"/>
        <w:rPr>
          <w:del w:id="102" w:author="최재범" w:date="2018-04-24T21:20:00Z"/>
          <w:rFonts w:cstheme="minorHAnsi"/>
          <w:b/>
          <w:sz w:val="24"/>
        </w:rPr>
      </w:pPr>
    </w:p>
    <w:p w:rsidR="00C91047" w:rsidRPr="00C91047" w:rsidDel="00ED62FB" w:rsidRDefault="00C91047" w:rsidP="00C91047">
      <w:pPr>
        <w:spacing w:after="0"/>
        <w:ind w:left="1080"/>
        <w:rPr>
          <w:del w:id="103" w:author="최재범" w:date="2018-04-24T21:20:00Z"/>
          <w:rFonts w:cstheme="minorHAnsi"/>
          <w:b/>
          <w:sz w:val="24"/>
        </w:rPr>
      </w:pPr>
    </w:p>
    <w:p w:rsidR="00C91047" w:rsidRPr="00C91047" w:rsidRDefault="00C91047" w:rsidP="00C91047">
      <w:pPr>
        <w:spacing w:after="0"/>
        <w:ind w:left="1080"/>
        <w:rPr>
          <w:rFonts w:cstheme="minorHAnsi"/>
          <w:b/>
          <w:sz w:val="24"/>
        </w:rPr>
      </w:pPr>
    </w:p>
    <w:p w:rsidR="0019169D" w:rsidRPr="0019169D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19169D" w:rsidRPr="0020136F" w:rsidRDefault="0019169D" w:rsidP="0019169D">
      <w:pPr>
        <w:spacing w:after="0"/>
        <w:ind w:left="360"/>
        <w:rPr>
          <w:rFonts w:cstheme="minorHAnsi"/>
          <w:sz w:val="20"/>
          <w:szCs w:val="20"/>
          <w:rPrChange w:id="104" w:author="최재범" w:date="2018-04-24T21:27:00Z">
            <w:rPr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105" w:author="최재범" w:date="2018-04-24T21:20:00Z"/>
        </w:trPr>
        <w:tc>
          <w:tcPr>
            <w:tcW w:w="10456" w:type="dxa"/>
          </w:tcPr>
          <w:p w:rsidR="00616119" w:rsidRPr="0020136F" w:rsidRDefault="00244620" w:rsidP="0019169D">
            <w:pPr>
              <w:rPr>
                <w:ins w:id="106" w:author="최재범" w:date="2018-04-24T21:20:00Z"/>
                <w:rFonts w:cstheme="minorHAnsi"/>
                <w:sz w:val="20"/>
                <w:szCs w:val="20"/>
                <w:lang w:val="en-US"/>
                <w:rPrChange w:id="107" w:author="최재범" w:date="2018-04-24T21:27:00Z">
                  <w:rPr>
                    <w:ins w:id="108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  <w:proofErr w:type="spellStart"/>
            <w:ins w:id="109" w:author="최재범" w:date="2018-04-24T21:21:00Z">
              <w:r w:rsidRPr="0020136F">
                <w:rPr>
                  <w:rFonts w:cstheme="minorHAnsi"/>
                  <w:sz w:val="20"/>
                  <w:szCs w:val="20"/>
                  <w:lang w:val="en-US"/>
                  <w:rPrChange w:id="110" w:author="최재범" w:date="2018-04-24T21:27:00Z">
                    <w:rPr>
                      <w:rFonts w:cstheme="minorHAnsi"/>
                      <w:sz w:val="24"/>
                      <w:lang w:val="en-US"/>
                    </w:rPr>
                  </w:rPrChange>
                </w:rPr>
                <w:t>AppController.java</w:t>
              </w:r>
            </w:ins>
            <w:proofErr w:type="spellEnd"/>
          </w:p>
        </w:tc>
      </w:tr>
      <w:tr w:rsidR="00616119" w:rsidRPr="0020136F" w:rsidTr="00616119">
        <w:trPr>
          <w:ins w:id="111" w:author="최재범" w:date="2018-04-24T21:20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3" w:author="최재범" w:date="2018-04-24T21:27:00Z">
                  <w:rPr>
                    <w:ins w:id="1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6" w:author="최재범" w:date="2018-04-24T21:27:00Z">
                  <w:rPr>
                    <w:ins w:id="11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8" w:author="최재범" w:date="2018-04-24T21:25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class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6" w:author="최재범" w:date="2018-04-24T21:27:00Z">
                  <w:rPr>
                    <w:ins w:id="12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1" w:author="최재범" w:date="2018-04-24T21:27:00Z">
                  <w:rPr>
                    <w:ins w:id="1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3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4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3" w:author="최재범" w:date="2018-04-24T21:27:00Z">
                  <w:rPr>
                    <w:ins w:id="14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4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&lt;Character&gt;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5" w:author="최재범" w:date="2018-04-24T21:27:00Z">
                  <w:rPr>
                    <w:ins w:id="1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6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6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문자의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개수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5" w:author="최재범" w:date="2018-04-24T21:27:00Z">
                  <w:rPr>
                    <w:ins w:id="1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8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8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무시된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문자의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개수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4" w:author="최재범" w:date="2018-04-24T21:27:00Z">
                  <w:rPr>
                    <w:ins w:id="1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0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0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삽입된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문자의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1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1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개수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4" w:author="최재범" w:date="2018-04-24T21:27:00Z">
                  <w:rPr>
                    <w:ins w:id="2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9" w:author="최재범" w:date="2018-04-24T21:27:00Z">
                  <w:rPr>
                    <w:ins w:id="2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4" w:author="최재범" w:date="2018-04-24T21:27:00Z">
                  <w:rPr>
                    <w:ins w:id="22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2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2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생성자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1" w:author="최재범" w:date="2018-04-24T21:27:00Z">
                  <w:rPr>
                    <w:ins w:id="2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0" w:author="최재범" w:date="2018-04-24T21:27:00Z">
                  <w:rPr>
                    <w:ins w:id="2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4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4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  <w:bookmarkStart w:id="254" w:name="_GoBack"/>
              <w:bookmarkEnd w:id="254"/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6" w:author="최재범" w:date="2018-04-24T21:27:00Z">
                  <w:rPr>
                    <w:ins w:id="2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6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6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7" w:author="최재범" w:date="2018-04-24T21:27:00Z">
                  <w:rPr>
                    <w:ins w:id="26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8" w:author="최재범" w:date="2018-04-24T21:27:00Z">
                  <w:rPr>
                    <w:ins w:id="27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8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8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9" w:author="최재범" w:date="2018-04-24T21:27:00Z">
                  <w:rPr>
                    <w:ins w:id="29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4" w:author="최재범" w:date="2018-04-24T21:27:00Z">
                  <w:rPr>
                    <w:ins w:id="2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9" w:author="최재범" w:date="2018-04-24T21:27:00Z">
                  <w:rPr>
                    <w:ins w:id="30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4" w:author="최재범" w:date="2018-04-24T21:27:00Z">
                  <w:rPr>
                    <w:ins w:id="30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비공개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함수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3" w:author="최재범" w:date="2018-04-24T21:27:00Z">
                  <w:rPr>
                    <w:ins w:id="3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8" w:author="최재범" w:date="2018-04-24T21:27:00Z">
                  <w:rPr>
                    <w:ins w:id="31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관련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7" w:author="최재범" w:date="2018-04-24T21:27:00Z">
                  <w:rPr>
                    <w:ins w:id="32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Bottom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부터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전체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3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8" w:author="최재범" w:date="2018-04-24T21:27:00Z">
                  <w:rPr>
                    <w:ins w:id="33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showAllFromBottom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9" w:author="최재범" w:date="2018-04-24T21:27:00Z">
                  <w:rPr>
                    <w:ins w:id="35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58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Notice_ShowStack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1" w:author="최재범" w:date="2018-04-24T21:27:00Z">
                  <w:rPr>
                    <w:ins w:id="3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70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3" w:author="최재범" w:date="2018-04-24T21:27:00Z">
                  <w:rPr>
                    <w:ins w:id="37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9" w:author="최재범" w:date="2018-04-24T21:27:00Z">
                  <w:rPr>
                    <w:ins w:id="38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for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8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90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9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9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();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9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0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1" w:author="최재범" w:date="2018-04-24T21:27:00Z">
                  <w:rPr>
                    <w:ins w:id="40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0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1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.outputStackElement</w:t>
              </w:r>
              <w:proofErr w:type="spellEnd"/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3" w:author="최재범" w:date="2018-04-24T21:27:00Z">
                  <w:rPr>
                    <w:ins w:id="4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 xml:space="preserve"> ((Character)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2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2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2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.elementAt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2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).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charValue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2" w:author="최재범" w:date="2018-04-24T21:25:00Z"/>
                <w:rFonts w:ascii="Monaco" w:hAnsi="Monaco" w:cs="Monaco"/>
                <w:sz w:val="20"/>
                <w:szCs w:val="20"/>
                <w:lang w:val="en-US"/>
                <w:rPrChange w:id="433" w:author="최재범" w:date="2018-04-24T21:27:00Z">
                  <w:rPr>
                    <w:ins w:id="43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39" w:author="최재범" w:date="2018-04-24T21:27:00Z">
                  <w:rPr>
                    <w:ins w:id="4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48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0" w:author="최재범" w:date="2018-04-24T21:25:00Z"/>
                <w:rFonts w:ascii="Monaco" w:hAnsi="Monaco" w:cs="Monaco"/>
                <w:sz w:val="20"/>
                <w:szCs w:val="20"/>
                <w:lang w:val="en-US"/>
                <w:rPrChange w:id="451" w:author="최재범" w:date="2018-04-24T21:27:00Z">
                  <w:rPr>
                    <w:ins w:id="45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456" w:author="최재범" w:date="2018-04-24T21:27:00Z">
                  <w:rPr>
                    <w:ins w:id="4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461" w:author="최재범" w:date="2018-04-24T21:27:00Z">
                  <w:rPr>
                    <w:ins w:id="4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466" w:author="최재범" w:date="2018-04-24T21:27:00Z">
                  <w:rPr>
                    <w:ins w:id="4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부터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전체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7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477" w:author="최재범" w:date="2018-04-24T21:27:00Z">
                  <w:rPr>
                    <w:ins w:id="4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8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showAllFromTop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87" w:author="최재범" w:date="2018-04-24T21:25:00Z"/>
                <w:rFonts w:ascii="Monaco" w:hAnsi="Monaco" w:cs="Monaco"/>
                <w:sz w:val="20"/>
                <w:szCs w:val="20"/>
                <w:lang w:val="en-US"/>
                <w:rPrChange w:id="488" w:author="최재범" w:date="2018-04-24T21:27:00Z">
                  <w:rPr>
                    <w:ins w:id="48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9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9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9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Notice_ShowStack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500" w:author="최재범" w:date="2018-04-24T21:27:00Z">
                  <w:rPr>
                    <w:ins w:id="5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0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509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512" w:author="최재범" w:date="2018-04-24T21:27:00Z">
                  <w:rPr>
                    <w:ins w:id="5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17" w:author="최재범" w:date="2018-04-24T21:25:00Z"/>
                <w:rFonts w:ascii="Monaco" w:hAnsi="Monaco" w:cs="Monaco"/>
                <w:sz w:val="20"/>
                <w:szCs w:val="20"/>
                <w:lang w:val="en-US"/>
                <w:rPrChange w:id="518" w:author="최재범" w:date="2018-04-24T21:27:00Z">
                  <w:rPr>
                    <w:ins w:id="51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2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2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for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2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52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2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53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53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() - 1;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535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&gt;= 0;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53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--)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540" w:author="최재범" w:date="2018-04-24T21:27:00Z">
                  <w:rPr>
                    <w:ins w:id="5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54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.outputStackElement((Character)(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5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55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.elementAt(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554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)).charValue());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557" w:author="최재범" w:date="2018-04-24T21:27:00Z">
                  <w:rPr>
                    <w:ins w:id="5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62" w:author="최재범" w:date="2018-04-24T21:25:00Z"/>
                <w:rFonts w:ascii="Monaco" w:hAnsi="Monaco" w:cs="Monaco"/>
                <w:sz w:val="20"/>
                <w:szCs w:val="20"/>
                <w:lang w:val="en-US"/>
                <w:rPrChange w:id="563" w:author="최재범" w:date="2018-04-24T21:27:00Z">
                  <w:rPr>
                    <w:ins w:id="56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6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56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57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575" w:author="최재범" w:date="2018-04-24T21:27:00Z">
                  <w:rPr>
                    <w:ins w:id="5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580" w:author="최재범" w:date="2018-04-24T21:27:00Z">
                  <w:rPr>
                    <w:ins w:id="5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84" w:author="최재범" w:date="2018-04-24T21:25:00Z"/>
                <w:rFonts w:ascii="Monaco" w:hAnsi="Monaco" w:cs="Monaco"/>
                <w:sz w:val="20"/>
                <w:szCs w:val="20"/>
                <w:lang w:val="en-US"/>
                <w:rPrChange w:id="585" w:author="최재범" w:date="2018-04-24T21:27:00Z">
                  <w:rPr>
                    <w:ins w:id="58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8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589" w:author="최재범" w:date="2018-04-24T21:25:00Z"/>
                <w:rFonts w:ascii="Monaco" w:hAnsi="Monaco" w:cs="Monaco"/>
                <w:sz w:val="20"/>
                <w:szCs w:val="20"/>
                <w:lang w:val="en-US"/>
                <w:rPrChange w:id="590" w:author="최재범" w:date="2018-04-24T21:27:00Z">
                  <w:rPr>
                    <w:ins w:id="59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59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5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맨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59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60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60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02" w:author="최재범" w:date="2018-04-24T21:25:00Z"/>
                <w:rFonts w:ascii="Monaco" w:hAnsi="Monaco" w:cs="Monaco"/>
                <w:sz w:val="20"/>
                <w:szCs w:val="20"/>
                <w:lang w:val="en-US"/>
                <w:rPrChange w:id="603" w:author="최재범" w:date="2018-04-24T21:27:00Z">
                  <w:rPr>
                    <w:ins w:id="60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0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0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0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showTopElement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614" w:author="최재범" w:date="2018-04-24T21:27:00Z">
                  <w:rPr>
                    <w:ins w:id="6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1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2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2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2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27" w:author="최재범" w:date="2018-04-24T21:25:00Z"/>
                <w:rFonts w:ascii="Monaco" w:hAnsi="Monaco" w:cs="Monaco"/>
                <w:sz w:val="20"/>
                <w:szCs w:val="20"/>
                <w:lang w:val="en-US"/>
                <w:rPrChange w:id="628" w:author="최재범" w:date="2018-04-24T21:27:00Z">
                  <w:rPr>
                    <w:ins w:id="62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3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3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3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"[Empty]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원소가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존재하지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않습니다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64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50" w:author="최재범" w:date="2018-04-24T21:25:00Z"/>
                <w:rFonts w:ascii="Monaco" w:hAnsi="Monaco" w:cs="Monaco"/>
                <w:sz w:val="20"/>
                <w:szCs w:val="20"/>
                <w:lang w:val="en-US"/>
                <w:rPrChange w:id="651" w:author="최재범" w:date="2018-04-24T21:27:00Z">
                  <w:rPr>
                    <w:ins w:id="65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5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657" w:author="최재범" w:date="2018-04-24T21:27:00Z">
                  <w:rPr>
                    <w:ins w:id="6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6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64" w:author="최재범" w:date="2018-04-24T21:25:00Z"/>
                <w:rFonts w:ascii="Monaco" w:hAnsi="Monaco" w:cs="Monaco"/>
                <w:sz w:val="20"/>
                <w:szCs w:val="20"/>
                <w:lang w:val="en-US"/>
                <w:rPrChange w:id="665" w:author="최재범" w:date="2018-04-24T21:27:00Z">
                  <w:rPr>
                    <w:ins w:id="66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6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 xml:space="preserve">Character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671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topElement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7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7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7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.peek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680" w:author="최재범" w:date="2018-04-24T21:27:00Z">
                  <w:rPr>
                    <w:ins w:id="6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68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8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68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.outputTopElement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69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topElement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.charValue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6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696" w:author="최재범" w:date="2018-04-24T21:27:00Z">
                  <w:rPr>
                    <w:ins w:id="6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6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6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01" w:author="최재범" w:date="2018-04-24T21:25:00Z"/>
                <w:rFonts w:ascii="Monaco" w:hAnsi="Monaco" w:cs="Monaco"/>
                <w:sz w:val="20"/>
                <w:szCs w:val="20"/>
                <w:lang w:val="en-US"/>
                <w:rPrChange w:id="702" w:author="최재범" w:date="2018-04-24T21:27:00Z">
                  <w:rPr>
                    <w:ins w:id="70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0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707" w:author="최재범" w:date="2018-04-24T21:27:00Z">
                  <w:rPr>
                    <w:ins w:id="7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712" w:author="최재범" w:date="2018-04-24T21:27:00Z">
                  <w:rPr>
                    <w:ins w:id="7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1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1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스택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1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1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크기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2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2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22" w:author="최재범" w:date="2018-04-24T21:25:00Z"/>
                <w:rFonts w:ascii="Monaco" w:hAnsi="Monaco" w:cs="Monaco"/>
                <w:sz w:val="20"/>
                <w:szCs w:val="20"/>
                <w:lang w:val="en-US"/>
                <w:rPrChange w:id="723" w:author="최재범" w:date="2018-04-24T21:27:00Z">
                  <w:rPr>
                    <w:ins w:id="72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2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2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showStackSize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33" w:author="최재범" w:date="2018-04-24T21:25:00Z"/>
                <w:rFonts w:ascii="Monaco" w:hAnsi="Monaco" w:cs="Monaco"/>
                <w:sz w:val="20"/>
                <w:szCs w:val="20"/>
                <w:lang w:val="en-US"/>
                <w:rPrChange w:id="734" w:author="최재범" w:date="2018-04-24T21:27:00Z">
                  <w:rPr>
                    <w:ins w:id="73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3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3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74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74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74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74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752" w:author="최재범" w:date="2018-04-24T21:27:00Z">
                  <w:rPr>
                    <w:ins w:id="7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757" w:author="최재범" w:date="2018-04-24T21:27:00Z">
                  <w:rPr>
                    <w:ins w:id="7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61" w:author="최재범" w:date="2018-04-24T21:25:00Z"/>
                <w:rFonts w:ascii="Monaco" w:hAnsi="Monaco" w:cs="Monaco"/>
                <w:sz w:val="20"/>
                <w:szCs w:val="20"/>
                <w:lang w:val="en-US"/>
                <w:rPrChange w:id="762" w:author="최재범" w:date="2018-04-24T21:27:00Z">
                  <w:rPr>
                    <w:ins w:id="76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6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6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6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상황에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6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6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맞는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메시지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7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775" w:author="최재범" w:date="2018-04-24T21:27:00Z">
                  <w:rPr>
                    <w:ins w:id="7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78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aMessageID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89" w:author="최재범" w:date="2018-04-24T21:25:00Z"/>
                <w:rFonts w:ascii="Monaco" w:hAnsi="Monaco" w:cs="Monaco"/>
                <w:sz w:val="20"/>
                <w:szCs w:val="20"/>
                <w:lang w:val="en-US"/>
                <w:rPrChange w:id="790" w:author="최재범" w:date="2018-04-24T21:27:00Z">
                  <w:rPr>
                    <w:ins w:id="79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79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7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switch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79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aMessageID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7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7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800" w:author="최재범" w:date="2018-04-24T21:27:00Z">
                  <w:rPr>
                    <w:ins w:id="8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05" w:author="최재범" w:date="2018-04-24T21:25:00Z"/>
                <w:rFonts w:ascii="Monaco" w:hAnsi="Monaco" w:cs="Monaco"/>
                <w:sz w:val="20"/>
                <w:szCs w:val="20"/>
                <w:lang w:val="en-US"/>
                <w:rPrChange w:id="806" w:author="최재범" w:date="2018-04-24T21:27:00Z">
                  <w:rPr>
                    <w:ins w:id="80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0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1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813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15" w:author="최재범" w:date="2018-04-24T21:25:00Z"/>
                <w:rFonts w:ascii="Monaco" w:hAnsi="Monaco" w:cs="Monaco"/>
                <w:sz w:val="20"/>
                <w:szCs w:val="20"/>
                <w:lang w:val="en-US"/>
                <w:rPrChange w:id="816" w:author="최재범" w:date="2018-04-24T21:27:00Z">
                  <w:rPr>
                    <w:ins w:id="81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1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2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82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82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2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"&gt;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2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프로그램을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3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3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시작합니다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3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34" w:author="최재범" w:date="2018-04-24T21:25:00Z"/>
                <w:rFonts w:ascii="Monaco" w:hAnsi="Monaco" w:cs="Monaco"/>
                <w:sz w:val="20"/>
                <w:szCs w:val="20"/>
                <w:lang w:val="en-US"/>
                <w:rPrChange w:id="835" w:author="최재범" w:date="2018-04-24T21:27:00Z">
                  <w:rPr>
                    <w:ins w:id="83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3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4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43" w:author="최재범" w:date="2018-04-24T21:25:00Z"/>
                <w:rFonts w:ascii="Monaco" w:hAnsi="Monaco" w:cs="Monaco"/>
                <w:sz w:val="20"/>
                <w:szCs w:val="20"/>
                <w:lang w:val="en-US"/>
                <w:rPrChange w:id="844" w:author="최재범" w:date="2018-04-24T21:27:00Z">
                  <w:rPr>
                    <w:ins w:id="84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4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50" w:author="최재범" w:date="2018-04-24T21:25:00Z"/>
                <w:rFonts w:ascii="Monaco" w:hAnsi="Monaco" w:cs="Monaco"/>
                <w:sz w:val="20"/>
                <w:szCs w:val="20"/>
                <w:lang w:val="en-US"/>
                <w:rPrChange w:id="851" w:author="최재범" w:date="2018-04-24T21:27:00Z">
                  <w:rPr>
                    <w:ins w:id="85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5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5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858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Notice_EndProgram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861" w:author="최재범" w:date="2018-04-24T21:27:00Z">
                  <w:rPr>
                    <w:ins w:id="8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6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86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87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7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"&gt;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7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프로그램을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7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7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종료합니다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87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880" w:author="최재범" w:date="2018-04-24T21:27:00Z">
                  <w:rPr>
                    <w:ins w:id="8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88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88" w:author="최재범" w:date="2018-04-24T21:25:00Z"/>
                <w:rFonts w:ascii="Monaco" w:hAnsi="Monaco" w:cs="Monaco"/>
                <w:sz w:val="20"/>
                <w:szCs w:val="20"/>
                <w:lang w:val="en-US"/>
                <w:rPrChange w:id="889" w:author="최재범" w:date="2018-04-24T21:27:00Z">
                  <w:rPr>
                    <w:ins w:id="89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9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8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896" w:author="최재범" w:date="2018-04-24T21:27:00Z">
                  <w:rPr>
                    <w:ins w:id="8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8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8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0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903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05" w:author="최재범" w:date="2018-04-24T21:25:00Z"/>
                <w:rFonts w:ascii="Monaco" w:hAnsi="Monaco" w:cs="Monaco"/>
                <w:sz w:val="20"/>
                <w:szCs w:val="20"/>
                <w:lang w:val="en-US"/>
                <w:rPrChange w:id="906" w:author="최재범" w:date="2018-04-24T21:27:00Z">
                  <w:rPr>
                    <w:ins w:id="90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0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1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91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91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1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1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2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2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사용을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2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2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시작합니다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2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]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26" w:author="최재범" w:date="2018-04-24T21:25:00Z"/>
                <w:rFonts w:ascii="Monaco" w:hAnsi="Monaco" w:cs="Monaco"/>
                <w:sz w:val="20"/>
                <w:szCs w:val="20"/>
                <w:lang w:val="en-US"/>
                <w:rPrChange w:id="927" w:author="최재범" w:date="2018-04-24T21:27:00Z">
                  <w:rPr>
                    <w:ins w:id="92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2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3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35" w:author="최재범" w:date="2018-04-24T21:25:00Z"/>
                <w:rFonts w:ascii="Monaco" w:hAnsi="Monaco" w:cs="Monaco"/>
                <w:sz w:val="20"/>
                <w:szCs w:val="20"/>
                <w:lang w:val="en-US"/>
                <w:rPrChange w:id="936" w:author="최재범" w:date="2018-04-24T21:27:00Z">
                  <w:rPr>
                    <w:ins w:id="93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3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42" w:author="최재범" w:date="2018-04-24T21:25:00Z"/>
                <w:rFonts w:ascii="Monaco" w:hAnsi="Monaco" w:cs="Monaco"/>
                <w:sz w:val="20"/>
                <w:szCs w:val="20"/>
                <w:lang w:val="en-US"/>
                <w:rPrChange w:id="943" w:author="최재범" w:date="2018-04-24T21:27:00Z">
                  <w:rPr>
                    <w:ins w:id="94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4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4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950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Notice_EndMenu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52" w:author="최재범" w:date="2018-04-24T21:25:00Z"/>
                <w:rFonts w:ascii="Monaco" w:hAnsi="Monaco" w:cs="Monaco"/>
                <w:sz w:val="20"/>
                <w:szCs w:val="20"/>
                <w:lang w:val="en-US"/>
                <w:rPrChange w:id="953" w:author="최재범" w:date="2018-04-24T21:27:00Z">
                  <w:rPr>
                    <w:ins w:id="95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5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5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96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96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6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6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6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6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입력을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6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7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종료합니다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97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]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73" w:author="최재범" w:date="2018-04-24T21:25:00Z"/>
                <w:rFonts w:ascii="Monaco" w:hAnsi="Monaco" w:cs="Monaco"/>
                <w:sz w:val="20"/>
                <w:szCs w:val="20"/>
                <w:lang w:val="en-US"/>
                <w:rPrChange w:id="974" w:author="최재범" w:date="2018-04-24T21:27:00Z">
                  <w:rPr>
                    <w:ins w:id="97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7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8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983" w:author="최재범" w:date="2018-04-24T21:27:00Z">
                  <w:rPr>
                    <w:ins w:id="9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89" w:author="최재범" w:date="2018-04-24T21:25:00Z"/>
                <w:rFonts w:ascii="Monaco" w:hAnsi="Monaco" w:cs="Monaco"/>
                <w:sz w:val="20"/>
                <w:szCs w:val="20"/>
                <w:lang w:val="en-US"/>
                <w:rPrChange w:id="990" w:author="최재범" w:date="2018-04-24T21:27:00Z">
                  <w:rPr>
                    <w:ins w:id="99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99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9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99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Notice_InputStack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9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9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00" w:author="최재범" w:date="2018-04-24T21:27:00Z">
                  <w:rPr>
                    <w:ins w:id="10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0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00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00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"[Push]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원소를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삽입합니다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1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2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21" w:author="최재범" w:date="2018-04-24T21:27:00Z">
                  <w:rPr>
                    <w:ins w:id="102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2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;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30" w:author="최재범" w:date="2018-04-24T21:27:00Z">
                  <w:rPr>
                    <w:ins w:id="10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37" w:author="최재범" w:date="2018-04-24T21:27:00Z">
                  <w:rPr>
                    <w:ins w:id="10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4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04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Notice_DelStack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4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47" w:author="최재범" w:date="2018-04-24T21:27:00Z">
                  <w:rPr>
                    <w:ins w:id="104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4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5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05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05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5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"[Pop]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스택의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원소를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제거합니다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06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6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68" w:author="최재범" w:date="2018-04-24T21:27:00Z">
                  <w:rPr>
                    <w:ins w:id="106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7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7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;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77" w:author="최재범" w:date="2018-04-24T21:27:00Z">
                  <w:rPr>
                    <w:ins w:id="10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8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84" w:author="최재범" w:date="2018-04-24T21:27:00Z">
                  <w:rPr>
                    <w:ins w:id="108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8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08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091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Notice_ShowStack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0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094" w:author="최재범" w:date="2018-04-24T21:27:00Z">
                  <w:rPr>
                    <w:ins w:id="10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0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0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0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0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0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10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"[Stack]   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0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09" w:author="최재범" w:date="2018-04-24T21:27:00Z">
                  <w:rPr>
                    <w:ins w:id="111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1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1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1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18" w:author="최재범" w:date="2018-04-24T21:27:00Z">
                  <w:rPr>
                    <w:ins w:id="111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2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2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25" w:author="최재범" w:date="2018-04-24T21:27:00Z">
                  <w:rPr>
                    <w:ins w:id="112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2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3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13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3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35" w:author="최재범" w:date="2018-04-24T21:27:00Z">
                  <w:rPr>
                    <w:ins w:id="113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3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4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4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4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14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"&lt;Bottom&gt;   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4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50" w:author="최재범" w:date="2018-04-24T21:27:00Z">
                  <w:rPr>
                    <w:ins w:id="115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5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5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5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59" w:author="최재범" w:date="2018-04-24T21:27:00Z">
                  <w:rPr>
                    <w:ins w:id="116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6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66" w:author="최재범" w:date="2018-04-24T21:27:00Z">
                  <w:rPr>
                    <w:ins w:id="11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7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173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7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76" w:author="최재범" w:date="2018-04-24T21:27:00Z">
                  <w:rPr>
                    <w:ins w:id="117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7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8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8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18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18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"&lt;Top&gt;   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9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191" w:author="최재범" w:date="2018-04-24T21:27:00Z">
                  <w:rPr>
                    <w:ins w:id="119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19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19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1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1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00" w:author="최재범" w:date="2018-04-24T21:27:00Z">
                  <w:rPr>
                    <w:ins w:id="12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07" w:author="최재범" w:date="2018-04-24T21:27:00Z">
                  <w:rPr>
                    <w:ins w:id="12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1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21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1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17" w:author="최재범" w:date="2018-04-24T21:27:00Z">
                  <w:rPr>
                    <w:ins w:id="121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1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2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22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22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22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   &lt;Top&gt;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3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32" w:author="최재범" w:date="2018-04-24T21:27:00Z">
                  <w:rPr>
                    <w:ins w:id="123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3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3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4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41" w:author="최재범" w:date="2018-04-24T21:27:00Z">
                  <w:rPr>
                    <w:ins w:id="124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4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4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48" w:author="최재범" w:date="2018-04-24T21:27:00Z">
                  <w:rPr>
                    <w:ins w:id="124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5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5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25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5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58" w:author="최재범" w:date="2018-04-24T21:27:00Z">
                  <w:rPr>
                    <w:ins w:id="125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6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6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26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26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27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   &lt;Bottom&gt;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7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73" w:author="최재범" w:date="2018-04-24T21:27:00Z">
                  <w:rPr>
                    <w:ins w:id="127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7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8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82" w:author="최재범" w:date="2018-04-24T21:27:00Z">
                  <w:rPr>
                    <w:ins w:id="128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8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8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88" w:author="최재범" w:date="2018-04-24T21:27:00Z">
                  <w:rPr>
                    <w:ins w:id="128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29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29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29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Error_WrongMenu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2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29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298" w:author="최재범" w:date="2018-04-24T21:27:00Z">
                  <w:rPr>
                    <w:ins w:id="129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0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0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30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30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"[Error]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의미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없는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문자가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입력되었습니다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1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2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21" w:author="최재범" w:date="2018-04-24T21:27:00Z">
                  <w:rPr>
                    <w:ins w:id="132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2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30" w:author="최재범" w:date="2018-04-24T21:27:00Z">
                  <w:rPr>
                    <w:ins w:id="13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37" w:author="최재범" w:date="2018-04-24T21:27:00Z">
                  <w:rPr>
                    <w:ins w:id="13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4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34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Error_InputFull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4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47" w:author="최재범" w:date="2018-04-24T21:27:00Z">
                  <w:rPr>
                    <w:ins w:id="134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4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5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35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35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5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"[Full]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스택이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꽉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차서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삽입이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불가능합니다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36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7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72" w:author="최재범" w:date="2018-04-24T21:27:00Z">
                  <w:rPr>
                    <w:ins w:id="137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7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7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8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81" w:author="최재범" w:date="2018-04-24T21:27:00Z">
                  <w:rPr>
                    <w:ins w:id="138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8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8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88" w:author="최재범" w:date="2018-04-24T21:27:00Z">
                  <w:rPr>
                    <w:ins w:id="138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39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39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case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39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Error_RemoveEmpty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3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39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398" w:author="최재범" w:date="2018-04-24T21:27:00Z">
                  <w:rPr>
                    <w:ins w:id="139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0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40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40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40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"[Empty]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삭제할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원소가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없습니다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141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2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21" w:author="최재범" w:date="2018-04-24T21:27:00Z">
                  <w:rPr>
                    <w:ins w:id="142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2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4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break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30" w:author="최재범" w:date="2018-04-24T21:27:00Z">
                  <w:rPr>
                    <w:ins w:id="14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3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36" w:author="최재범" w:date="2018-04-24T21:27:00Z">
                  <w:rPr>
                    <w:ins w:id="143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3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4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42" w:author="최재범" w:date="2018-04-24T21:27:00Z">
                  <w:rPr>
                    <w:ins w:id="144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4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4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47" w:author="최재범" w:date="2018-04-24T21:27:00Z">
                  <w:rPr>
                    <w:ins w:id="144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4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52" w:author="최재범" w:date="2018-04-24T21:27:00Z">
                  <w:rPr>
                    <w:ins w:id="14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57" w:author="최재범" w:date="2018-04-24T21:27:00Z">
                  <w:rPr>
                    <w:ins w:id="14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횟수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계산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6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관련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6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68" w:author="최재범" w:date="2018-04-24T21:27:00Z">
                  <w:rPr>
                    <w:ins w:id="146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7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추가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무시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7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8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4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셈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8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85" w:author="최재범" w:date="2018-04-24T21:27:00Z">
                  <w:rPr>
                    <w:ins w:id="148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8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48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49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countAdded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4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496" w:author="최재범" w:date="2018-04-24T21:27:00Z">
                  <w:rPr>
                    <w:ins w:id="14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4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4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0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0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0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07" w:author="최재범" w:date="2018-04-24T21:27:00Z">
                  <w:rPr>
                    <w:ins w:id="15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12" w:author="최재범" w:date="2018-04-24T21:27:00Z">
                  <w:rPr>
                    <w:ins w:id="15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1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1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countIgnored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2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23" w:author="최재범" w:date="2018-04-24T21:27:00Z">
                  <w:rPr>
                    <w:ins w:id="152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2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2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3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3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3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34" w:author="최재범" w:date="2018-04-24T21:27:00Z">
                  <w:rPr>
                    <w:ins w:id="153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3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39" w:author="최재범" w:date="2018-04-24T21:27:00Z">
                  <w:rPr>
                    <w:ins w:id="15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countInputChar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4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50" w:author="최재범" w:date="2018-04-24T21:27:00Z">
                  <w:rPr>
                    <w:ins w:id="155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5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5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5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55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61" w:author="최재범" w:date="2018-04-24T21:27:00Z">
                  <w:rPr>
                    <w:ins w:id="15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66" w:author="최재범" w:date="2018-04-24T21:27:00Z">
                  <w:rPr>
                    <w:ins w:id="15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7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71" w:author="최재범" w:date="2018-04-24T21:27:00Z">
                  <w:rPr>
                    <w:ins w:id="157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7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7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76" w:author="최재범" w:date="2018-04-24T21:27:00Z">
                  <w:rPr>
                    <w:ins w:id="157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7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스택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조작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8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관련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8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87" w:author="최재범" w:date="2018-04-24T21:27:00Z">
                  <w:rPr>
                    <w:ins w:id="158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8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9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59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추가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5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594" w:author="최재범" w:date="2018-04-24T21:27:00Z">
                  <w:rPr>
                    <w:ins w:id="15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5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59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5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0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addToStack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0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606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inputChar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0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09" w:author="최재범" w:date="2018-04-24T21:27:00Z">
                  <w:rPr>
                    <w:ins w:id="161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1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1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1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1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1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.push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62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inputChar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2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25" w:author="최재범" w:date="2018-04-24T21:27:00Z">
                  <w:rPr>
                    <w:ins w:id="162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2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3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3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63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.outputAddedElement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63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inputChar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40" w:author="최재범" w:date="2018-04-24T21:27:00Z">
                  <w:rPr>
                    <w:ins w:id="16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.countAdded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4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50" w:author="최재범" w:date="2018-04-24T21:27:00Z">
                  <w:rPr>
                    <w:ins w:id="165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5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56" w:author="최재범" w:date="2018-04-24T21:27:00Z">
                  <w:rPr>
                    <w:ins w:id="16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6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64" w:author="최재범" w:date="2018-04-24T21:27:00Z">
                  <w:rPr>
                    <w:ins w:id="166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6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7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67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Error_InputFull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77" w:author="최재범" w:date="2018-04-24T21:27:00Z">
                  <w:rPr>
                    <w:ins w:id="16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68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.countIgnored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8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87" w:author="최재범" w:date="2018-04-24T21:27:00Z">
                  <w:rPr>
                    <w:ins w:id="168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8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9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93" w:author="최재범" w:date="2018-04-24T21:27:00Z">
                  <w:rPr>
                    <w:ins w:id="169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69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6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69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698" w:author="최재범" w:date="2018-04-24T21:27:00Z">
                  <w:rPr>
                    <w:ins w:id="169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0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0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03" w:author="최재범" w:date="2018-04-24T21:27:00Z">
                  <w:rPr>
                    <w:ins w:id="170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0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08" w:author="최재범" w:date="2018-04-24T21:27:00Z">
                  <w:rPr>
                    <w:ins w:id="17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// 1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71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2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21" w:author="최재범" w:date="2018-04-24T21:27:00Z">
                  <w:rPr>
                    <w:ins w:id="172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2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2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removeOne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3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32" w:author="최재범" w:date="2018-04-24T21:27:00Z">
                  <w:rPr>
                    <w:ins w:id="173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3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3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4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4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45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46" w:author="최재범" w:date="2018-04-24T21:27:00Z">
                  <w:rPr>
                    <w:ins w:id="174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4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5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1756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Error_RemoveEmpty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5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59" w:author="최재범" w:date="2018-04-24T21:27:00Z">
                  <w:rPr>
                    <w:ins w:id="176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6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6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.countIgnored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6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69" w:author="최재범" w:date="2018-04-24T21:27:00Z">
                  <w:rPr>
                    <w:ins w:id="177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7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75" w:author="최재범" w:date="2018-04-24T21:27:00Z">
                  <w:rPr>
                    <w:ins w:id="17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8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7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783" w:author="최재범" w:date="2018-04-24T21:27:00Z">
                  <w:rPr>
                    <w:ins w:id="17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7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8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9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9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.outputRemove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7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9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79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7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().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charValue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0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04" w:author="최재범" w:date="2018-04-24T21:27:00Z">
                  <w:rPr>
                    <w:ins w:id="180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0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0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10" w:author="최재범" w:date="2018-04-24T21:27:00Z">
                  <w:rPr>
                    <w:ins w:id="181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1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1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15" w:author="최재범" w:date="2018-04-24T21:27:00Z">
                  <w:rPr>
                    <w:ins w:id="181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1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1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20" w:author="최재범" w:date="2018-04-24T21:27:00Z">
                  <w:rPr>
                    <w:ins w:id="182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2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2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25" w:author="최재범" w:date="2018-04-24T21:27:00Z">
                  <w:rPr>
                    <w:ins w:id="182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2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2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개수만큼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83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40" w:author="최재범" w:date="2018-04-24T21:27:00Z">
                  <w:rPr>
                    <w:ins w:id="18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removeN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5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85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numberOfCharsToBeRemoved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55" w:author="최재범" w:date="2018-04-24T21:27:00Z">
                  <w:rPr>
                    <w:ins w:id="18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6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for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6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864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866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86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numberOfCharsToBeRemoved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870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7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73" w:author="최재범" w:date="2018-04-24T21:27:00Z">
                  <w:rPr>
                    <w:ins w:id="187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7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8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.removeOne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83" w:author="최재범" w:date="2018-04-24T21:27:00Z">
                  <w:rPr>
                    <w:ins w:id="18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8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89" w:author="최재범" w:date="2018-04-24T21:27:00Z">
                  <w:rPr>
                    <w:ins w:id="189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9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94" w:author="최재범" w:date="2018-04-24T21:27:00Z">
                  <w:rPr>
                    <w:ins w:id="18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8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8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898" w:author="최재범" w:date="2018-04-24T21:25:00Z"/>
                <w:rFonts w:ascii="Monaco" w:hAnsi="Monaco" w:cs="Monaco"/>
                <w:sz w:val="20"/>
                <w:szCs w:val="20"/>
                <w:lang w:val="en-US"/>
                <w:rPrChange w:id="1899" w:author="최재범" w:date="2018-04-24T21:27:00Z">
                  <w:rPr>
                    <w:ins w:id="190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0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전부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0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19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12" w:author="최재범" w:date="2018-04-24T21:27:00Z">
                  <w:rPr>
                    <w:ins w:id="19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1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1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conclusion()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2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21" w:author="최재범" w:date="2018-04-24T21:27:00Z">
                  <w:rPr>
                    <w:ins w:id="192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2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2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92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size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3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3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3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37" w:author="최재범" w:date="2018-04-24T21:27:00Z">
                  <w:rPr>
                    <w:ins w:id="19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4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for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946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94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950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size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195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55" w:author="최재범" w:date="2018-04-24T21:27:00Z">
                  <w:rPr>
                    <w:ins w:id="19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.removeOne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64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65" w:author="최재범" w:date="2018-04-24T21:27:00Z">
                  <w:rPr>
                    <w:ins w:id="196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6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70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71" w:author="최재범" w:date="2018-04-24T21:27:00Z">
                  <w:rPr>
                    <w:ins w:id="197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197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7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78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7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.outputResult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8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8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8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8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8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9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199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9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199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19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1997" w:author="최재범" w:date="2018-04-24T21:25:00Z"/>
                <w:rFonts w:ascii="Monaco" w:hAnsi="Monaco" w:cs="Monaco"/>
                <w:sz w:val="20"/>
                <w:szCs w:val="20"/>
                <w:lang w:val="en-US"/>
                <w:rPrChange w:id="1998" w:author="최재범" w:date="2018-04-24T21:27:00Z">
                  <w:rPr>
                    <w:ins w:id="199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0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0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03" w:author="최재범" w:date="2018-04-24T21:27:00Z">
                  <w:rPr>
                    <w:ins w:id="200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0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08" w:author="최재범" w:date="2018-04-24T21:27:00Z">
                  <w:rPr>
                    <w:ins w:id="20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13" w:author="최재범" w:date="2018-04-24T21:27:00Z">
                  <w:rPr>
                    <w:ins w:id="20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1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1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공개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1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2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함수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2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22" w:author="최재범" w:date="2018-04-24T21:27:00Z">
                  <w:rPr>
                    <w:ins w:id="202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2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2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2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run()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31" w:author="최재범" w:date="2018-04-24T21:27:00Z">
                  <w:rPr>
                    <w:ins w:id="20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37" w:author="최재범" w:date="2018-04-24T21:27:00Z">
                  <w:rPr>
                    <w:ins w:id="20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4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04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04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arrayStack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4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&lt;Character&gt;();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52" w:author="최재범" w:date="2018-04-24T21:27:00Z">
                  <w:rPr>
                    <w:ins w:id="20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5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05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메뉴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06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저장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6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70" w:author="최재범" w:date="2018-04-24T21:27:00Z">
                  <w:rPr>
                    <w:ins w:id="207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7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7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76" w:author="최재범" w:date="2018-04-24T21:27:00Z">
                  <w:rPr>
                    <w:ins w:id="207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7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08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8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088" w:author="최재범" w:date="2018-04-24T21:27:00Z">
                  <w:rPr>
                    <w:ins w:id="208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09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09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09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0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0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00" w:author="최재범" w:date="2018-04-24T21:27:00Z">
                  <w:rPr>
                    <w:ins w:id="21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0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06" w:author="최재범" w:date="2018-04-24T21:27:00Z">
                  <w:rPr>
                    <w:ins w:id="210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0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11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11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11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11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.inputCharacter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1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20" w:author="최재범" w:date="2018-04-24T21:27:00Z">
                  <w:rPr>
                    <w:ins w:id="212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2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2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26" w:author="최재범" w:date="2018-04-24T21:27:00Z">
                  <w:rPr>
                    <w:ins w:id="212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2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13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while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3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!=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13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'!'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3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38" w:author="최재범" w:date="2018-04-24T21:27:00Z">
                  <w:rPr>
                    <w:ins w:id="213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4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4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45" w:author="최재범" w:date="2018-04-24T21:27:00Z">
                  <w:rPr>
                    <w:ins w:id="214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4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15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.countInputChar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55" w:author="최재범" w:date="2018-04-24T21:27:00Z">
                  <w:rPr>
                    <w:ins w:id="21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1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 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6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&gt;=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16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'a'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&amp;&amp;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6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16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'z'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) ||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7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72" w:author="최재범" w:date="2018-04-24T21:27:00Z">
                  <w:rPr>
                    <w:ins w:id="217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7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7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&gt;=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18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'A'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&amp;&amp;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8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18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'Z'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18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188" w:author="최재범" w:date="2018-04-24T21:27:00Z">
                  <w:rPr>
                    <w:ins w:id="218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19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1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.addToStack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19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1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0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01" w:author="최재범" w:date="2018-04-24T21:27:00Z">
                  <w:rPr>
                    <w:ins w:id="220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0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08" w:author="최재범" w:date="2018-04-24T21:27:00Z">
                  <w:rPr>
                    <w:ins w:id="22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1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1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21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&gt;=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22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'0'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&amp;&amp;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22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22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'9'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2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27" w:author="최재범" w:date="2018-04-24T21:27:00Z">
                  <w:rPr>
                    <w:ins w:id="222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2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.removeN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23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-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23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'0'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4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42" w:author="최재범" w:date="2018-04-24T21:27:00Z">
                  <w:rPr>
                    <w:ins w:id="224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4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4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49" w:author="최재범" w:date="2018-04-24T21:27:00Z">
                  <w:rPr>
                    <w:ins w:id="225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5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5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5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25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26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'-'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6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64" w:author="최재범" w:date="2018-04-24T21:27:00Z">
                  <w:rPr>
                    <w:ins w:id="226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6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7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.removeOne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75" w:author="최재범" w:date="2018-04-24T21:27:00Z">
                  <w:rPr>
                    <w:ins w:id="22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8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82" w:author="최재범" w:date="2018-04-24T21:27:00Z">
                  <w:rPr>
                    <w:ins w:id="228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8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8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2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29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29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'#'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2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29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297" w:author="최재범" w:date="2018-04-24T21:27:00Z">
                  <w:rPr>
                    <w:ins w:id="229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29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0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08" w:author="최재범" w:date="2018-04-24T21:27:00Z">
                  <w:rPr>
                    <w:ins w:id="23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1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15" w:author="최재범" w:date="2018-04-24T21:27:00Z">
                  <w:rPr>
                    <w:ins w:id="231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1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2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2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325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32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'/'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30" w:author="최재범" w:date="2018-04-24T21:27:00Z">
                  <w:rPr>
                    <w:ins w:id="23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.showAllFromBottom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4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41" w:author="최재범" w:date="2018-04-24T21:27:00Z">
                  <w:rPr>
                    <w:ins w:id="234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4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4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48" w:author="최재범" w:date="2018-04-24T21:27:00Z">
                  <w:rPr>
                    <w:ins w:id="234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5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5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5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35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36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'\\'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6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63" w:author="최재범" w:date="2018-04-24T21:27:00Z">
                  <w:rPr>
                    <w:ins w:id="236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6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7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.showAllFromTop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7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74" w:author="최재범" w:date="2018-04-24T21:27:00Z">
                  <w:rPr>
                    <w:ins w:id="237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7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8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81" w:author="최재범" w:date="2018-04-24T21:27:00Z">
                  <w:rPr>
                    <w:ins w:id="238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8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8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38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391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39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'^'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3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396" w:author="최재범" w:date="2018-04-24T21:27:00Z">
                  <w:rPr>
                    <w:ins w:id="23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3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3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0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.showTopElement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07" w:author="최재범" w:date="2018-04-24T21:27:00Z">
                  <w:rPr>
                    <w:ins w:id="24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14" w:author="최재범" w:date="2018-04-24T21:27:00Z">
                  <w:rPr>
                    <w:ins w:id="24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2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2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23" w:author="최재범" w:date="2018-04-24T21:27:00Z">
                  <w:rPr>
                    <w:ins w:id="242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2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3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43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Error_WrongMenu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37" w:author="최재범" w:date="2018-04-24T21:27:00Z">
                  <w:rPr>
                    <w:ins w:id="24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.countIgnored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4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48" w:author="최재범" w:date="2018-04-24T21:27:00Z">
                  <w:rPr>
                    <w:ins w:id="244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5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55" w:author="최재범" w:date="2018-04-24T21:27:00Z">
                  <w:rPr>
                    <w:ins w:id="24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6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62" w:author="최재범" w:date="2018-04-24T21:27:00Z">
                  <w:rPr>
                    <w:ins w:id="246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6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46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input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47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47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47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.inputCharacter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47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47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새로운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48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4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83" w:author="최재범" w:date="2018-04-24T21:27:00Z">
                  <w:rPr>
                    <w:ins w:id="24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8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89" w:author="최재범" w:date="2018-04-24T21:27:00Z">
                  <w:rPr>
                    <w:ins w:id="249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9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49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495" w:author="최재범" w:date="2018-04-24T21:27:00Z">
                  <w:rPr>
                    <w:ins w:id="249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49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4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0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50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Notice_EndMenu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07" w:author="최재범" w:date="2018-04-24T21:27:00Z">
                  <w:rPr>
                    <w:ins w:id="25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1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.conclusion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1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16" w:author="최재범" w:date="2018-04-24T21:27:00Z">
                  <w:rPr>
                    <w:ins w:id="251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1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highlight w:val="lightGray"/>
                  <w:lang w:val="en-US"/>
                  <w:rPrChange w:id="252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.showMessage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MessageID.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highlight w:val="lightGray"/>
                  <w:lang w:val="en-US"/>
                  <w:rPrChange w:id="252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Notice_EndProgram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25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27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28" w:author="최재범" w:date="2018-04-24T21:27:00Z">
                  <w:rPr>
                    <w:ins w:id="252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3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3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34" w:author="최재범" w:date="2018-04-24T21:27:00Z">
                  <w:rPr>
                    <w:ins w:id="253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3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39" w:author="최재범" w:date="2018-04-24T21:27:00Z">
                  <w:rPr>
                    <w:ins w:id="25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4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44" w:author="최재범" w:date="2018-04-24T21:27:00Z">
                  <w:rPr>
                    <w:ins w:id="254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4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>}</w:t>
              </w:r>
            </w:ins>
          </w:p>
          <w:p w:rsidR="00616119" w:rsidRPr="0020136F" w:rsidRDefault="00616119" w:rsidP="0019169D">
            <w:pPr>
              <w:rPr>
                <w:ins w:id="2548" w:author="최재범" w:date="2018-04-24T21:20:00Z"/>
                <w:rFonts w:cstheme="minorHAnsi"/>
                <w:sz w:val="20"/>
                <w:szCs w:val="20"/>
                <w:rPrChange w:id="2549" w:author="최재범" w:date="2018-04-24T21:27:00Z">
                  <w:rPr>
                    <w:ins w:id="2550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</w:p>
        </w:tc>
      </w:tr>
    </w:tbl>
    <w:p w:rsidR="0019169D" w:rsidRPr="0020136F" w:rsidRDefault="0019169D" w:rsidP="0019169D">
      <w:pPr>
        <w:spacing w:after="0"/>
        <w:ind w:left="360"/>
        <w:rPr>
          <w:ins w:id="2551" w:author="최재범" w:date="2018-04-24T21:20:00Z"/>
          <w:rFonts w:cstheme="minorHAnsi"/>
          <w:sz w:val="20"/>
          <w:szCs w:val="20"/>
          <w:rPrChange w:id="2552" w:author="최재범" w:date="2018-04-24T21:27:00Z">
            <w:rPr>
              <w:ins w:id="2553" w:author="최재범" w:date="2018-04-24T21:20:00Z"/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2554" w:author="최재범" w:date="2018-04-24T21:20:00Z"/>
        </w:trPr>
        <w:tc>
          <w:tcPr>
            <w:tcW w:w="10456" w:type="dxa"/>
          </w:tcPr>
          <w:p w:rsidR="00616119" w:rsidRPr="0020136F" w:rsidRDefault="00C016B7" w:rsidP="0019169D">
            <w:pPr>
              <w:rPr>
                <w:ins w:id="2555" w:author="최재범" w:date="2018-04-24T21:20:00Z"/>
                <w:rFonts w:cstheme="minorHAnsi"/>
                <w:sz w:val="20"/>
                <w:szCs w:val="20"/>
                <w:rPrChange w:id="2556" w:author="최재범" w:date="2018-04-24T21:27:00Z">
                  <w:rPr>
                    <w:ins w:id="2557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  <w:proofErr w:type="spellStart"/>
            <w:ins w:id="2558" w:author="최재범" w:date="2018-04-24T21:21:00Z">
              <w:r w:rsidRPr="0020136F">
                <w:rPr>
                  <w:rFonts w:cstheme="minorHAnsi" w:hint="eastAsia"/>
                  <w:sz w:val="20"/>
                  <w:szCs w:val="20"/>
                  <w:rPrChange w:id="2559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AppView.java</w:t>
              </w:r>
            </w:ins>
            <w:proofErr w:type="spellEnd"/>
          </w:p>
        </w:tc>
      </w:tr>
      <w:tr w:rsidR="00616119" w:rsidRPr="0020136F" w:rsidTr="00616119">
        <w:trPr>
          <w:ins w:id="2560" w:author="최재범" w:date="2018-04-24T21:20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6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62" w:author="최재범" w:date="2018-04-24T21:27:00Z">
                  <w:rPr>
                    <w:ins w:id="256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64" w:author="최재범" w:date="2018-04-24T21:25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6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import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java.util.Scanner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6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70" w:author="최재범" w:date="2018-04-24T21:27:00Z">
                  <w:rPr>
                    <w:ins w:id="257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7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73" w:author="최재범" w:date="2018-04-24T21:27:00Z">
                  <w:rPr>
                    <w:ins w:id="257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75" w:author="최재범" w:date="2018-04-24T21:25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7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7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class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83" w:author="최재범" w:date="2018-04-24T21:27:00Z">
                  <w:rPr>
                    <w:ins w:id="25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86" w:author="최재범" w:date="2018-04-24T21:27:00Z">
                  <w:rPr>
                    <w:ins w:id="25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5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Scanner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59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_scanner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9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595" w:author="최재범" w:date="2018-04-24T21:27:00Z">
                  <w:rPr>
                    <w:ins w:id="259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59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5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59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00" w:author="최재범" w:date="2018-04-24T21:27:00Z">
                  <w:rPr>
                    <w:ins w:id="260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0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0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05" w:author="최재범" w:date="2018-04-24T21:27:00Z">
                  <w:rPr>
                    <w:ins w:id="260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0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0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생성자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1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13" w:author="최재범" w:date="2018-04-24T21:27:00Z">
                  <w:rPr>
                    <w:ins w:id="26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1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AppView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2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22" w:author="최재범" w:date="2018-04-24T21:27:00Z">
                  <w:rPr>
                    <w:ins w:id="262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2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62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_scanner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3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Scanner(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63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in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37" w:author="최재범" w:date="2018-04-24T21:27:00Z">
                  <w:rPr>
                    <w:ins w:id="26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3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4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42" w:author="최재범" w:date="2018-04-24T21:27:00Z">
                  <w:rPr>
                    <w:ins w:id="264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4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4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47" w:author="최재범" w:date="2018-04-24T21:27:00Z">
                  <w:rPr>
                    <w:ins w:id="264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4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52" w:author="최재범" w:date="2018-04-24T21:27:00Z">
                  <w:rPr>
                    <w:ins w:id="26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5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5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공개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5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5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함수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61" w:author="최재범" w:date="2018-04-24T21:27:00Z">
                  <w:rPr>
                    <w:ins w:id="26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66" w:author="최재범" w:date="2018-04-24T21:27:00Z">
                  <w:rPr>
                    <w:ins w:id="26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관련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75" w:author="최재범" w:date="2018-04-24T21:27:00Z">
                  <w:rPr>
                    <w:ins w:id="26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7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8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정수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입력받아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6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반환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86" w:author="최재범" w:date="2018-04-24T21:27:00Z">
                  <w:rPr>
                    <w:ins w:id="26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69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inputInt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6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69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697" w:author="최재범" w:date="2018-04-24T21:27:00Z">
                  <w:rPr>
                    <w:ins w:id="269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69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0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Integer.</w:t>
              </w:r>
              <w:r w:rsidRPr="0020136F">
                <w:rPr>
                  <w:rFonts w:ascii="Monaco" w:hAnsi="Monaco" w:cs="Monaco"/>
                  <w:i/>
                  <w:iCs/>
                  <w:color w:val="000000"/>
                  <w:sz w:val="20"/>
                  <w:szCs w:val="20"/>
                  <w:lang w:val="en-US"/>
                  <w:rPrChange w:id="2705" w:author="최재범" w:date="2018-04-24T21:27:00Z">
                    <w:rPr>
                      <w:rFonts w:ascii="Monaco" w:hAnsi="Monaco" w:cs="Monaco"/>
                      <w:i/>
                      <w:iCs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parseInt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0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0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1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scanner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.nextLine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14" w:author="최재범" w:date="2018-04-24T21:27:00Z">
                  <w:rPr>
                    <w:ins w:id="27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19" w:author="최재범" w:date="2018-04-24T21:27:00Z">
                  <w:rPr>
                    <w:ins w:id="27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23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24" w:author="최재범" w:date="2018-04-24T21:27:00Z">
                  <w:rPr>
                    <w:ins w:id="272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2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2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String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2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입력받아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3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3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반환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32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33" w:author="최재범" w:date="2018-04-24T21:27:00Z">
                  <w:rPr>
                    <w:ins w:id="273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3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String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inputString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4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42" w:author="최재범" w:date="2018-04-24T21:27:00Z">
                  <w:rPr>
                    <w:ins w:id="274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4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4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4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5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</w:t>
              </w:r>
              <w:proofErr w:type="spellStart"/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275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scanner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.nextLine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56" w:author="최재범" w:date="2018-04-24T21:27:00Z">
                  <w:rPr>
                    <w:ins w:id="27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61" w:author="최재범" w:date="2018-04-24T21:27:00Z">
                  <w:rPr>
                    <w:ins w:id="27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66" w:author="최재범" w:date="2018-04-24T21:27:00Z">
                  <w:rPr>
                    <w:ins w:id="27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char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입력받아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7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반환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75" w:author="최재범" w:date="2018-04-24T21:27:00Z">
                  <w:rPr>
                    <w:ins w:id="27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inputCharacter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86" w:author="최재범" w:date="2018-04-24T21:27:00Z">
                  <w:rPr>
                    <w:ins w:id="27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79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79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element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7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796" w:author="최재범" w:date="2018-04-24T21:27:00Z">
                  <w:rPr>
                    <w:ins w:id="27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7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7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80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0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"-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0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문자를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0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0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입력하시오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0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: 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12" w:author="최재범" w:date="2018-04-24T21:27:00Z">
                  <w:rPr>
                    <w:ins w:id="28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81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element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1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.inputString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().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charAt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(0);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2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25" w:author="최재범" w:date="2018-04-24T21:27:00Z">
                  <w:rPr>
                    <w:ins w:id="282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2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3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83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element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3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35" w:author="최재범" w:date="2018-04-24T21:27:00Z">
                  <w:rPr>
                    <w:ins w:id="283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3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40" w:author="최재범" w:date="2018-04-24T21:27:00Z">
                  <w:rPr>
                    <w:ins w:id="28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4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45" w:author="최재범" w:date="2018-04-24T21:27:00Z">
                  <w:rPr>
                    <w:ins w:id="284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4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5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51" w:author="최재범" w:date="2018-04-24T21:27:00Z">
                  <w:rPr>
                    <w:ins w:id="285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5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5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5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5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5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관련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5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60" w:author="최재범" w:date="2018-04-24T21:27:00Z">
                  <w:rPr>
                    <w:ins w:id="286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6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추가된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86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7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71" w:author="최재범" w:date="2018-04-24T21:27:00Z">
                  <w:rPr>
                    <w:ins w:id="287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7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7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7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outputAddedElement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8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88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8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886" w:author="최재범" w:date="2018-04-24T21:27:00Z">
                  <w:rPr>
                    <w:ins w:id="28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8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89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8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9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"[Push]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9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삽입된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9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9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89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'%c'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90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90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90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0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06" w:author="최재범" w:date="2018-04-24T21:27:00Z">
                  <w:rPr>
                    <w:ins w:id="290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0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1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11" w:author="최재범" w:date="2018-04-24T21:27:00Z">
                  <w:rPr>
                    <w:ins w:id="291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1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1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16" w:author="최재범" w:date="2018-04-24T21:27:00Z">
                  <w:rPr>
                    <w:ins w:id="291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1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Stack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하나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2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26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27" w:author="최재범" w:date="2018-04-24T21:27:00Z">
                  <w:rPr>
                    <w:ins w:id="292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2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3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3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outputStackElement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93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41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42" w:author="최재범" w:date="2018-04-24T21:27:00Z">
                  <w:rPr>
                    <w:ins w:id="294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4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948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95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"%3c"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95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56" w:author="최재범" w:date="2018-04-24T21:27:00Z">
                  <w:rPr>
                    <w:ins w:id="29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61" w:author="최재범" w:date="2018-04-24T21:27:00Z">
                  <w:rPr>
                    <w:ins w:id="29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66" w:author="최재범" w:date="2018-04-24T21:27:00Z">
                  <w:rPr>
                    <w:ins w:id="29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29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75" w:author="최재범" w:date="2018-04-24T21:27:00Z">
                  <w:rPr>
                    <w:ins w:id="29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8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outputTopElement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298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298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2989" w:author="최재범" w:date="2018-04-24T21:25:00Z"/>
                <w:rFonts w:ascii="Monaco" w:hAnsi="Monaco" w:cs="Monaco"/>
                <w:sz w:val="20"/>
                <w:szCs w:val="20"/>
                <w:lang w:val="en-US"/>
                <w:rPrChange w:id="2990" w:author="최재범" w:date="2018-04-24T21:27:00Z">
                  <w:rPr>
                    <w:ins w:id="299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299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2996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29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299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"[Top] Top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0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0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'%c'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0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0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005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08" w:author="최재범" w:date="2018-04-24T21:27:00Z">
                  <w:rPr>
                    <w:ins w:id="30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13" w:author="최재범" w:date="2018-04-24T21:27:00Z">
                  <w:rPr>
                    <w:ins w:id="30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1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18" w:author="최재범" w:date="2018-04-24T21:27:00Z">
                  <w:rPr>
                    <w:ins w:id="301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2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// Stack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현재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크기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2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31" w:author="최재범" w:date="2018-04-24T21:27:00Z">
                  <w:rPr>
                    <w:ins w:id="30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03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0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04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04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4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46" w:author="최재범" w:date="2018-04-24T21:27:00Z">
                  <w:rPr>
                    <w:ins w:id="304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4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05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5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"[Size]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5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스택에는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5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5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현재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5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%d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개의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원소가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있습니다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06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06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aStackSize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6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70" w:author="최재범" w:date="2018-04-24T21:27:00Z">
                  <w:rPr>
                    <w:ins w:id="307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7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7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75" w:author="최재범" w:date="2018-04-24T21:27:00Z">
                  <w:rPr>
                    <w:ins w:id="307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7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80" w:author="최재범" w:date="2018-04-24T21:27:00Z">
                  <w:rPr>
                    <w:ins w:id="30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08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09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091" w:author="최재범" w:date="2018-04-24T21:27:00Z">
                  <w:rPr>
                    <w:ins w:id="309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09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0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09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0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outputRemove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0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char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10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0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06" w:author="최재범" w:date="2018-04-24T21:27:00Z">
                  <w:rPr>
                    <w:ins w:id="310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0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11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1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"[Pop]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1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삭제된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1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1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원소는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1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'%c'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2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12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123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2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26" w:author="최재범" w:date="2018-04-24T21:27:00Z">
                  <w:rPr>
                    <w:ins w:id="312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2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31" w:author="최재범" w:date="2018-04-24T21:27:00Z">
                  <w:rPr>
                    <w:ins w:id="31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3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36" w:author="최재범" w:date="2018-04-24T21:27:00Z">
                  <w:rPr>
                    <w:ins w:id="313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3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4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41" w:author="최재범" w:date="2018-04-24T21:27:00Z">
                  <w:rPr>
                    <w:ins w:id="314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4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4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4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결과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4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14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4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50" w:author="최재범" w:date="2018-04-24T21:27:00Z">
                  <w:rPr>
                    <w:ins w:id="315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5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5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5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outputResult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6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16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6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65" w:author="최재범" w:date="2018-04-24T21:27:00Z">
                  <w:rPr>
                    <w:ins w:id="316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6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7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17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80" w:author="최재범" w:date="2018-04-24T21:27:00Z">
                  <w:rPr>
                    <w:ins w:id="31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1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19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19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195" w:author="최재범" w:date="2018-04-24T21:27:00Z">
                  <w:rPr>
                    <w:ins w:id="319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19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1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201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입력된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문자는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0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모두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1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%d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1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1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1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1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216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numberOfInputChars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19" w:author="최재범" w:date="2018-04-24T21:27:00Z">
                  <w:rPr>
                    <w:ins w:id="32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22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2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2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추가된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문자는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모두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%d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3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240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numberOfAddedChars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4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43" w:author="최재범" w:date="2018-04-24T21:27:00Z">
                  <w:rPr>
                    <w:ins w:id="324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4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249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.printf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3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무시된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5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문자는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6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모두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8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%d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59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개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60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61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입니다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262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. \n"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264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numberOfIgnoredChars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6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67" w:author="최재범" w:date="2018-04-24T21:27:00Z">
                  <w:rPr>
                    <w:ins w:id="326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6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7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72" w:author="최재범" w:date="2018-04-24T21:27:00Z">
                  <w:rPr>
                    <w:ins w:id="327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7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77" w:author="최재범" w:date="2018-04-24T21:27:00Z">
                  <w:rPr>
                    <w:ins w:id="32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String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2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출력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8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84" w:author="최재범" w:date="2018-04-24T21:27:00Z">
                  <w:rPr>
                    <w:ins w:id="328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8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28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2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outputMessage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(String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294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aMessageString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2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29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297" w:author="최재범" w:date="2018-04-24T21:27:00Z">
                  <w:rPr>
                    <w:ins w:id="329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29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System.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303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out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.print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306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aMessageString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0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09" w:author="최재범" w:date="2018-04-24T21:27:00Z">
                  <w:rPr>
                    <w:ins w:id="331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1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14" w:author="최재범" w:date="2018-04-24T21:27:00Z">
                  <w:rPr>
                    <w:ins w:id="33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19" w:author="최재범" w:date="2018-04-24T21:27:00Z">
                  <w:rPr>
                    <w:ins w:id="33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}</w:t>
              </w:r>
            </w:ins>
          </w:p>
          <w:p w:rsidR="00616119" w:rsidRPr="0020136F" w:rsidRDefault="00616119" w:rsidP="0019169D">
            <w:pPr>
              <w:rPr>
                <w:ins w:id="3323" w:author="최재범" w:date="2018-04-24T21:20:00Z"/>
                <w:rFonts w:cstheme="minorHAnsi"/>
                <w:sz w:val="20"/>
                <w:szCs w:val="20"/>
                <w:rPrChange w:id="3324" w:author="최재범" w:date="2018-04-24T21:27:00Z">
                  <w:rPr>
                    <w:ins w:id="3325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</w:p>
        </w:tc>
      </w:tr>
    </w:tbl>
    <w:p w:rsidR="00616119" w:rsidRPr="0020136F" w:rsidRDefault="00616119" w:rsidP="0019169D">
      <w:pPr>
        <w:spacing w:after="0"/>
        <w:ind w:left="360"/>
        <w:rPr>
          <w:ins w:id="3326" w:author="최재범" w:date="2018-04-24T21:20:00Z"/>
          <w:rFonts w:cstheme="minorHAnsi"/>
          <w:sz w:val="20"/>
          <w:szCs w:val="20"/>
          <w:rPrChange w:id="3327" w:author="최재범" w:date="2018-04-24T21:27:00Z">
            <w:rPr>
              <w:ins w:id="3328" w:author="최재범" w:date="2018-04-24T21:20:00Z"/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3329" w:author="최재범" w:date="2018-04-24T21:20:00Z"/>
        </w:trPr>
        <w:tc>
          <w:tcPr>
            <w:tcW w:w="10456" w:type="dxa"/>
          </w:tcPr>
          <w:p w:rsidR="00616119" w:rsidRPr="0020136F" w:rsidRDefault="00007C81" w:rsidP="0019169D">
            <w:pPr>
              <w:rPr>
                <w:ins w:id="3330" w:author="최재범" w:date="2018-04-24T21:20:00Z"/>
                <w:rFonts w:cstheme="minorHAnsi"/>
                <w:sz w:val="20"/>
                <w:szCs w:val="20"/>
                <w:rPrChange w:id="3331" w:author="최재범" w:date="2018-04-24T21:27:00Z">
                  <w:rPr>
                    <w:ins w:id="3332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  <w:proofErr w:type="spellStart"/>
            <w:ins w:id="3333" w:author="최재범" w:date="2018-04-24T21:21:00Z">
              <w:r w:rsidRPr="0020136F">
                <w:rPr>
                  <w:rFonts w:cstheme="minorHAnsi" w:hint="eastAsia"/>
                  <w:sz w:val="20"/>
                  <w:szCs w:val="20"/>
                  <w:rPrChange w:id="3334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ArrayList.java</w:t>
              </w:r>
            </w:ins>
            <w:proofErr w:type="spellEnd"/>
          </w:p>
        </w:tc>
      </w:tr>
      <w:tr w:rsidR="00616119" w:rsidRPr="0020136F" w:rsidTr="00616119">
        <w:trPr>
          <w:ins w:id="3335" w:author="최재범" w:date="2018-04-24T21:20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3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37" w:author="최재범" w:date="2018-04-24T21:27:00Z">
                  <w:rPr>
                    <w:ins w:id="333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40" w:author="최재범" w:date="2018-04-24T21:27:00Z">
                  <w:rPr>
                    <w:ins w:id="33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42" w:author="최재범" w:date="2018-04-24T21:25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class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&lt;T&gt;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4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implements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Stack&lt;T&gt;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52" w:author="최재범" w:date="2018-04-24T21:27:00Z">
                  <w:rPr>
                    <w:ins w:id="33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57" w:author="최재범" w:date="2018-04-24T21:27:00Z">
                  <w:rPr>
                    <w:ins w:id="33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6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static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6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final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6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369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DEFAULT_CAPACITY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5;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7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72" w:author="최재범" w:date="2018-04-24T21:27:00Z">
                  <w:rPr>
                    <w:ins w:id="337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7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7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7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38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_capacity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83" w:author="최재범" w:date="2018-04-24T21:27:00Z">
                  <w:rPr>
                    <w:ins w:id="33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8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8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391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3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394" w:author="최재범" w:date="2018-04-24T21:27:00Z">
                  <w:rPr>
                    <w:ins w:id="33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3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39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private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3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T[] 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40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0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03" w:author="최재범" w:date="2018-04-24T21:27:00Z">
                  <w:rPr>
                    <w:ins w:id="340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0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0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08" w:author="최재범" w:date="2018-04-24T21:27:00Z">
                  <w:rPr>
                    <w:ins w:id="340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1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13" w:author="최재범" w:date="2018-04-24T21:27:00Z">
                  <w:rPr>
                    <w:ins w:id="34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41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41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생성자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1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20" w:author="최재범" w:date="2018-04-24T21:27:00Z">
                  <w:rPr>
                    <w:ins w:id="342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2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646464"/>
                  <w:sz w:val="20"/>
                  <w:szCs w:val="20"/>
                  <w:lang w:val="en-US"/>
                  <w:rPrChange w:id="3424" w:author="최재범" w:date="2018-04-24T21:27:00Z">
                    <w:rPr>
                      <w:rFonts w:ascii="Monaco" w:hAnsi="Monaco" w:cs="Monaco"/>
                      <w:color w:val="646464"/>
                      <w:sz w:val="26"/>
                      <w:szCs w:val="26"/>
                      <w:lang w:val="en-US"/>
                    </w:rPr>
                  </w:rPrChange>
                </w:rPr>
                <w:t>@</w:t>
              </w:r>
              <w:proofErr w:type="spellStart"/>
              <w:r w:rsidRPr="0020136F">
                <w:rPr>
                  <w:rFonts w:ascii="Monaco" w:hAnsi="Monaco" w:cs="Monaco"/>
                  <w:color w:val="646464"/>
                  <w:sz w:val="20"/>
                  <w:szCs w:val="20"/>
                  <w:lang w:val="en-US"/>
                  <w:rPrChange w:id="3425" w:author="최재범" w:date="2018-04-24T21:27:00Z">
                    <w:rPr>
                      <w:rFonts w:ascii="Monaco" w:hAnsi="Monaco" w:cs="Monaco"/>
                      <w:color w:val="646464"/>
                      <w:sz w:val="26"/>
                      <w:szCs w:val="26"/>
                      <w:lang w:val="en-US"/>
                    </w:rPr>
                  </w:rPrChange>
                </w:rPr>
                <w:t>SuppressWarnings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427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"unchecked"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30" w:author="최재범" w:date="2018-04-24T21:27:00Z">
                  <w:rPr>
                    <w:ins w:id="34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39" w:author="최재범" w:date="2018-04-24T21:27:00Z">
                  <w:rPr>
                    <w:ins w:id="34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44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449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DEFAULT_CAPACITY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5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52" w:author="최재범" w:date="2018-04-24T21:27:00Z">
                  <w:rPr>
                    <w:ins w:id="345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5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5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45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-1;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6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62" w:author="최재범" w:date="2018-04-24T21:27:00Z">
                  <w:rPr>
                    <w:ins w:id="346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6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6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46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(T[])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47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Object[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ArrayList.</w:t>
              </w:r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347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DEFAULT_CAPACITY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];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77" w:author="최재범" w:date="2018-04-24T21:27:00Z">
                  <w:rPr>
                    <w:ins w:id="34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8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82" w:author="최재범" w:date="2018-04-24T21:27:00Z">
                  <w:rPr>
                    <w:ins w:id="348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8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8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87" w:author="최재범" w:date="2018-04-24T21:27:00Z">
                  <w:rPr>
                    <w:ins w:id="348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8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646464"/>
                  <w:sz w:val="20"/>
                  <w:szCs w:val="20"/>
                  <w:lang w:val="en-US"/>
                  <w:rPrChange w:id="3491" w:author="최재범" w:date="2018-04-24T21:27:00Z">
                    <w:rPr>
                      <w:rFonts w:ascii="Monaco" w:hAnsi="Monaco" w:cs="Monaco"/>
                      <w:color w:val="646464"/>
                      <w:sz w:val="26"/>
                      <w:szCs w:val="26"/>
                      <w:lang w:val="en-US"/>
                    </w:rPr>
                  </w:rPrChange>
                </w:rPr>
                <w:t>@</w:t>
              </w:r>
              <w:proofErr w:type="spellStart"/>
              <w:r w:rsidRPr="0020136F">
                <w:rPr>
                  <w:rFonts w:ascii="Monaco" w:hAnsi="Monaco" w:cs="Monaco"/>
                  <w:color w:val="646464"/>
                  <w:sz w:val="20"/>
                  <w:szCs w:val="20"/>
                  <w:lang w:val="en-US"/>
                  <w:rPrChange w:id="3492" w:author="최재범" w:date="2018-04-24T21:27:00Z">
                    <w:rPr>
                      <w:rFonts w:ascii="Monaco" w:hAnsi="Monaco" w:cs="Monaco"/>
                      <w:color w:val="646464"/>
                      <w:sz w:val="26"/>
                      <w:szCs w:val="26"/>
                      <w:lang w:val="en-US"/>
                    </w:rPr>
                  </w:rPrChange>
                </w:rPr>
                <w:t>SuppressWarnings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r w:rsidRPr="0020136F">
                <w:rPr>
                  <w:rFonts w:ascii="Monaco" w:hAnsi="Monaco" w:cs="Monaco"/>
                  <w:color w:val="2A00FF"/>
                  <w:sz w:val="20"/>
                  <w:szCs w:val="20"/>
                  <w:lang w:val="en-US"/>
                  <w:rPrChange w:id="3494" w:author="최재범" w:date="2018-04-24T21:27:00Z">
                    <w:rPr>
                      <w:rFonts w:ascii="Monaco" w:hAnsi="Monaco" w:cs="Monaco"/>
                      <w:color w:val="2A00FF"/>
                      <w:sz w:val="26"/>
                      <w:szCs w:val="26"/>
                      <w:lang w:val="en-US"/>
                    </w:rPr>
                  </w:rPrChange>
                </w:rPr>
                <w:t>"unchecked"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4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49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497" w:author="최재범" w:date="2018-04-24T21:27:00Z">
                  <w:rPr>
                    <w:ins w:id="349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49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0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ArrayList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0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50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givenCapacity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0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10" w:author="최재범" w:date="2018-04-24T21:27:00Z">
                  <w:rPr>
                    <w:ins w:id="351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1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1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51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51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givenCapacity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2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22" w:author="최재범" w:date="2018-04-24T21:27:00Z">
                  <w:rPr>
                    <w:ins w:id="352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2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52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-1;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3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32" w:author="최재범" w:date="2018-04-24T21:27:00Z">
                  <w:rPr>
                    <w:ins w:id="353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3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3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539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(T[])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4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Object[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545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];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4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48" w:author="최재범" w:date="2018-04-24T21:27:00Z">
                  <w:rPr>
                    <w:ins w:id="354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5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5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53" w:author="최재범" w:date="2018-04-24T21:27:00Z">
                  <w:rPr>
                    <w:ins w:id="355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5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5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58" w:author="최재범" w:date="2018-04-24T21:27:00Z">
                  <w:rPr>
                    <w:ins w:id="355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6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6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63" w:author="최재범" w:date="2018-04-24T21:27:00Z">
                  <w:rPr>
                    <w:ins w:id="356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6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6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6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공개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6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함수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7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72" w:author="최재범" w:date="2018-04-24T21:27:00Z">
                  <w:rPr>
                    <w:ins w:id="357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7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7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77" w:author="최재범" w:date="2018-04-24T21:27:00Z">
                  <w:rPr>
                    <w:ins w:id="357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7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비어있는지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5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86" w:author="최재범" w:date="2018-04-24T21:27:00Z">
                  <w:rPr>
                    <w:ins w:id="35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59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5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59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597" w:author="최재범" w:date="2018-04-24T21:27:00Z">
                  <w:rPr>
                    <w:ins w:id="359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59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0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0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60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== -1);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0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09" w:author="최재범" w:date="2018-04-24T21:27:00Z">
                  <w:rPr>
                    <w:ins w:id="361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1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1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14" w:author="최재범" w:date="2018-04-24T21:27:00Z">
                  <w:rPr>
                    <w:ins w:id="361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1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19" w:author="최재범" w:date="2018-04-24T21:27:00Z">
                  <w:rPr>
                    <w:ins w:id="36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꽉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찼는지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2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30" w:author="최재범" w:date="2018-04-24T21:27:00Z">
                  <w:rPr>
                    <w:ins w:id="36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3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isFull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4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41" w:author="최재범" w:date="2018-04-24T21:27:00Z">
                  <w:rPr>
                    <w:ins w:id="364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4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4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() ==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5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65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_capacity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5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56" w:author="최재범" w:date="2018-04-24T21:27:00Z">
                  <w:rPr>
                    <w:ins w:id="365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5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61" w:author="최재범" w:date="2018-04-24T21:27:00Z">
                  <w:rPr>
                    <w:ins w:id="36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66" w:author="최재범" w:date="2018-04-24T21:27:00Z">
                  <w:rPr>
                    <w:ins w:id="36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총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길이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(top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7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인덱스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8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8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번호를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8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통함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6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)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86" w:author="최재범" w:date="2018-04-24T21:27:00Z">
                  <w:rPr>
                    <w:ins w:id="36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69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size()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69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695" w:author="최재범" w:date="2018-04-24T21:27:00Z">
                  <w:rPr>
                    <w:ins w:id="369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69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6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0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0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70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+ 1);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07" w:author="최재범" w:date="2018-04-24T21:27:00Z">
                  <w:rPr>
                    <w:ins w:id="37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12" w:author="최재범" w:date="2018-04-24T21:27:00Z">
                  <w:rPr>
                    <w:ins w:id="37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1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17" w:author="최재범" w:date="2018-04-24T21:27:00Z">
                  <w:rPr>
                    <w:ins w:id="371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1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2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72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72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72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72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추가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72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(Top)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2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27" w:author="최재범" w:date="2018-04-24T21:27:00Z">
                  <w:rPr>
                    <w:ins w:id="372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2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3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3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push(T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735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3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38" w:author="최재범" w:date="2018-04-24T21:27:00Z">
                  <w:rPr>
                    <w:ins w:id="373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4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.isFull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4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49" w:author="최재범" w:date="2018-04-24T21:27:00Z">
                  <w:rPr>
                    <w:ins w:id="375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5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5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5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5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false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5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60" w:author="최재범" w:date="2018-04-24T21:27:00Z">
                  <w:rPr>
                    <w:ins w:id="376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6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6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66" w:author="최재범" w:date="2018-04-24T21:27:00Z">
                  <w:rPr>
                    <w:ins w:id="376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6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7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7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74" w:author="최재범" w:date="2018-04-24T21:27:00Z">
                  <w:rPr>
                    <w:ins w:id="377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7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8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782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78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785" w:author="최재범" w:date="2018-04-24T21:27:00Z">
                  <w:rPr>
                    <w:ins w:id="378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78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9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79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[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79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79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7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] =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379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0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02" w:author="최재범" w:date="2018-04-24T21:27:00Z">
                  <w:rPr>
                    <w:ins w:id="380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0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0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0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1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true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13" w:author="최재범" w:date="2018-04-24T21:27:00Z">
                  <w:rPr>
                    <w:ins w:id="38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1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19" w:author="최재범" w:date="2018-04-24T21:27:00Z">
                  <w:rPr>
                    <w:ins w:id="382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2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2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2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24" w:author="최재범" w:date="2018-04-24T21:27:00Z">
                  <w:rPr>
                    <w:ins w:id="382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2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2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29" w:author="최재범" w:date="2018-04-24T21:27:00Z">
                  <w:rPr>
                    <w:ins w:id="383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3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83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83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83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83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83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(Top)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39" w:author="최재범" w:date="2018-04-24T21:27:00Z">
                  <w:rPr>
                    <w:ins w:id="38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 pop()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4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46" w:author="최재범" w:date="2018-04-24T21:27:00Z">
                  <w:rPr>
                    <w:ins w:id="384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4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5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5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5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5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57" w:author="최재범" w:date="2018-04-24T21:27:00Z">
                  <w:rPr>
                    <w:ins w:id="385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5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6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6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null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67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68" w:author="최재범" w:date="2018-04-24T21:27:00Z">
                  <w:rPr>
                    <w:ins w:id="386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7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7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74" w:author="최재범" w:date="2018-04-24T21:27:00Z">
                  <w:rPr>
                    <w:ins w:id="387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7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7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8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82" w:author="최재범" w:date="2018-04-24T21:27:00Z">
                  <w:rPr>
                    <w:ins w:id="388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8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8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89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--;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892" w:author="최재범" w:date="2018-04-24T21:25:00Z"/>
                <w:rFonts w:ascii="Monaco" w:hAnsi="Monaco" w:cs="Monaco"/>
                <w:sz w:val="20"/>
                <w:szCs w:val="20"/>
                <w:lang w:val="en-US"/>
                <w:rPrChange w:id="3893" w:author="최재범" w:date="2018-04-24T21:27:00Z">
                  <w:rPr>
                    <w:ins w:id="389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89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89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89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0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903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[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0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3907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+ 1];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0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삭제된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1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반환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1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17" w:author="최재범" w:date="2018-04-24T21:27:00Z">
                  <w:rPr>
                    <w:ins w:id="391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1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20" w:author="최재범" w:date="2018-04-24T21:27:00Z">
                  <w:rPr>
                    <w:ins w:id="392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2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2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26" w:author="최재범" w:date="2018-04-24T21:27:00Z">
                  <w:rPr>
                    <w:ins w:id="392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2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30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31" w:author="최재범" w:date="2018-04-24T21:27:00Z">
                  <w:rPr>
                    <w:ins w:id="393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3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3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3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36" w:author="최재범" w:date="2018-04-24T21:27:00Z">
                  <w:rPr>
                    <w:ins w:id="393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3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394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46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47" w:author="최재범" w:date="2018-04-24T21:27:00Z">
                  <w:rPr>
                    <w:ins w:id="394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4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5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 peek()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53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54" w:author="최재범" w:date="2018-04-24T21:27:00Z">
                  <w:rPr>
                    <w:ins w:id="395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5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5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6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64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65" w:author="최재범" w:date="2018-04-24T21:27:00Z">
                  <w:rPr>
                    <w:ins w:id="396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6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7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7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null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75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76" w:author="최재범" w:date="2018-04-24T21:27:00Z">
                  <w:rPr>
                    <w:ins w:id="397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7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81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82" w:author="최재범" w:date="2018-04-24T21:27:00Z">
                  <w:rPr>
                    <w:ins w:id="398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8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8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3989" w:author="최재범" w:date="2018-04-24T21:25:00Z"/>
                <w:rFonts w:ascii="Monaco" w:hAnsi="Monaco" w:cs="Monaco"/>
                <w:sz w:val="20"/>
                <w:szCs w:val="20"/>
                <w:lang w:val="en-US"/>
                <w:rPrChange w:id="3990" w:author="최재범" w:date="2018-04-24T21:27:00Z">
                  <w:rPr>
                    <w:ins w:id="399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399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9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399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39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00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[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0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0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004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];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06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07" w:author="최재범" w:date="2018-04-24T21:27:00Z">
                  <w:rPr>
                    <w:ins w:id="4008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09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12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13" w:author="최재범" w:date="2018-04-24T21:27:00Z">
                  <w:rPr>
                    <w:ins w:id="401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1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1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17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18" w:author="최재범" w:date="2018-04-24T21:27:00Z">
                  <w:rPr>
                    <w:ins w:id="401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2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22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23" w:author="최재범" w:date="2018-04-24T21:27:00Z">
                  <w:rPr>
                    <w:ins w:id="402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2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02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Stack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02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초기화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29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30" w:author="최재범" w:date="2018-04-24T21:27:00Z">
                  <w:rPr>
                    <w:ins w:id="403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3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3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clear()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3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39" w:author="최재범" w:date="2018-04-24T21:27:00Z">
                  <w:rPr>
                    <w:ins w:id="404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4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4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04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-1;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4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49" w:author="최재범" w:date="2018-04-24T21:27:00Z">
                  <w:rPr>
                    <w:ins w:id="405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5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5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for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5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05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0;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060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6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(); 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065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++)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67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68" w:author="최재범" w:date="2018-04-24T21:27:00Z">
                  <w:rPr>
                    <w:ins w:id="4069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70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7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076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[</w:t>
              </w:r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07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index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]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08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null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82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83" w:author="최재범" w:date="2018-04-24T21:27:00Z">
                  <w:rPr>
                    <w:ins w:id="4084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85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8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8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89" w:author="최재범" w:date="2018-04-24T21:27:00Z">
                  <w:rPr>
                    <w:ins w:id="409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9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93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94" w:author="최재범" w:date="2018-04-24T21:27:00Z">
                  <w:rPr>
                    <w:ins w:id="4095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096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09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09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099" w:author="최재범" w:date="2018-04-24T21:27:00Z">
                  <w:rPr>
                    <w:ins w:id="410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0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주어진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순서의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0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11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반환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11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12" w:author="최재범" w:date="2018-04-24T21:27:00Z">
                  <w:rPr>
                    <w:ins w:id="4113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14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1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1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1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elementAt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2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12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anOrder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24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25" w:author="최재범" w:date="2018-04-24T21:27:00Z">
                  <w:rPr>
                    <w:ins w:id="412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2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3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if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13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anOrder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&gt;= 0 &amp;&amp;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134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anOrder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&lt;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3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.size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39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40" w:author="최재범" w:date="2018-04-24T21:27:00Z">
                  <w:rPr>
                    <w:ins w:id="414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4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4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4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this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</w:t>
              </w:r>
              <w:r w:rsidRPr="0020136F">
                <w:rPr>
                  <w:rFonts w:ascii="Monaco" w:hAnsi="Monaco" w:cs="Monaco"/>
                  <w:color w:val="0000C0"/>
                  <w:sz w:val="20"/>
                  <w:szCs w:val="20"/>
                  <w:lang w:val="en-US"/>
                  <w:rPrChange w:id="4150" w:author="최재범" w:date="2018-04-24T21:27:00Z">
                    <w:rPr>
                      <w:rFonts w:ascii="Monaco" w:hAnsi="Monaco" w:cs="Monaco"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_elements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[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15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anOrder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];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54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55" w:author="최재범" w:date="2018-04-24T21:27:00Z">
                  <w:rPr>
                    <w:ins w:id="4156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57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60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61" w:author="최재범" w:date="2018-04-24T21:27:00Z">
                  <w:rPr>
                    <w:ins w:id="416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6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6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else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68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69" w:author="최재범" w:date="2018-04-24T21:27:00Z">
                  <w:rPr>
                    <w:ins w:id="4170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71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7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return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17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null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79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80" w:author="최재범" w:date="2018-04-24T21:27:00Z">
                  <w:rPr>
                    <w:ins w:id="4181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82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8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85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86" w:author="최재범" w:date="2018-04-24T21:27:00Z">
                  <w:rPr>
                    <w:ins w:id="418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8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90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91" w:author="최재범" w:date="2018-04-24T21:27:00Z">
                  <w:rPr>
                    <w:ins w:id="4192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93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195" w:author="최재범" w:date="2018-04-24T21:25:00Z"/>
                <w:rFonts w:ascii="Monaco" w:hAnsi="Monaco" w:cs="Monaco"/>
                <w:sz w:val="20"/>
                <w:szCs w:val="20"/>
                <w:lang w:val="en-US"/>
                <w:rPrChange w:id="4196" w:author="최재범" w:date="2018-04-24T21:27:00Z">
                  <w:rPr>
                    <w:ins w:id="4197" w:author="최재범" w:date="2018-04-24T21:25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198" w:author="최재범" w:date="2018-04-24T21:25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1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}</w:t>
              </w:r>
            </w:ins>
          </w:p>
          <w:p w:rsidR="00616119" w:rsidRPr="0020136F" w:rsidRDefault="00616119" w:rsidP="0019169D">
            <w:pPr>
              <w:rPr>
                <w:ins w:id="4200" w:author="최재범" w:date="2018-04-24T21:20:00Z"/>
                <w:rFonts w:cstheme="minorHAnsi"/>
                <w:sz w:val="20"/>
                <w:szCs w:val="20"/>
                <w:rPrChange w:id="4201" w:author="최재범" w:date="2018-04-24T21:27:00Z">
                  <w:rPr>
                    <w:ins w:id="4202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</w:p>
        </w:tc>
      </w:tr>
    </w:tbl>
    <w:p w:rsidR="00616119" w:rsidRPr="0020136F" w:rsidRDefault="00616119" w:rsidP="0019169D">
      <w:pPr>
        <w:spacing w:after="0"/>
        <w:ind w:left="360"/>
        <w:rPr>
          <w:ins w:id="4203" w:author="최재범" w:date="2018-04-24T21:20:00Z"/>
          <w:rFonts w:cstheme="minorHAnsi"/>
          <w:sz w:val="20"/>
          <w:szCs w:val="20"/>
          <w:rPrChange w:id="4204" w:author="최재범" w:date="2018-04-24T21:27:00Z">
            <w:rPr>
              <w:ins w:id="4205" w:author="최재범" w:date="2018-04-24T21:20:00Z"/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4206" w:author="최재범" w:date="2018-04-24T21:20:00Z"/>
        </w:trPr>
        <w:tc>
          <w:tcPr>
            <w:tcW w:w="10456" w:type="dxa"/>
          </w:tcPr>
          <w:p w:rsidR="00616119" w:rsidRPr="0020136F" w:rsidRDefault="00370096" w:rsidP="0019169D">
            <w:pPr>
              <w:rPr>
                <w:ins w:id="4207" w:author="최재범" w:date="2018-04-24T21:20:00Z"/>
                <w:rFonts w:cstheme="minorHAnsi"/>
                <w:sz w:val="20"/>
                <w:szCs w:val="20"/>
                <w:rPrChange w:id="4208" w:author="최재범" w:date="2018-04-24T21:27:00Z">
                  <w:rPr>
                    <w:ins w:id="4209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  <w:proofErr w:type="spellStart"/>
            <w:ins w:id="4210" w:author="최재범" w:date="2018-04-24T21:21:00Z">
              <w:r w:rsidRPr="0020136F">
                <w:rPr>
                  <w:rFonts w:cstheme="minorHAnsi" w:hint="eastAsia"/>
                  <w:sz w:val="20"/>
                  <w:szCs w:val="20"/>
                  <w:rPrChange w:id="4211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MessageID.java</w:t>
              </w:r>
            </w:ins>
            <w:proofErr w:type="spellEnd"/>
          </w:p>
        </w:tc>
      </w:tr>
      <w:tr w:rsidR="00616119" w:rsidRPr="0020136F" w:rsidTr="00616119">
        <w:trPr>
          <w:ins w:id="4212" w:author="최재범" w:date="2018-04-24T21:20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13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14" w:author="최재범" w:date="2018-04-24T21:27:00Z">
                  <w:rPr>
                    <w:ins w:id="4215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1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17" w:author="최재범" w:date="2018-04-24T21:27:00Z">
                  <w:rPr>
                    <w:ins w:id="421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19" w:author="최재범" w:date="2018-04-24T21:26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22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2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222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enum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2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MessageID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2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2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27" w:author="최재범" w:date="2018-04-24T21:27:00Z">
                  <w:rPr>
                    <w:ins w:id="422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2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30" w:author="최재범" w:date="2018-04-24T21:27:00Z">
                  <w:rPr>
                    <w:ins w:id="423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3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23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// Message IDs for Notices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35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36" w:author="최재범" w:date="2018-04-24T21:27:00Z">
                  <w:rPr>
                    <w:ins w:id="4237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38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40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4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42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43" w:author="최재범" w:date="2018-04-24T21:27:00Z">
                  <w:rPr>
                    <w:ins w:id="4244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45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4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Notice_EndProgram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4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50" w:author="최재범" w:date="2018-04-24T21:27:00Z">
                  <w:rPr>
                    <w:ins w:id="425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5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5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Notice_StartMenu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5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5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57" w:author="최재범" w:date="2018-04-24T21:27:00Z">
                  <w:rPr>
                    <w:ins w:id="425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59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6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61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Notice_EndMenu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6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63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64" w:author="최재범" w:date="2018-04-24T21:27:00Z">
                  <w:rPr>
                    <w:ins w:id="4265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66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68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Notice_InputStack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70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71" w:author="최재범" w:date="2018-04-24T21:27:00Z">
                  <w:rPr>
                    <w:ins w:id="4272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73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7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7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Notice_DelStack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7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77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78" w:author="최재범" w:date="2018-04-24T21:27:00Z">
                  <w:rPr>
                    <w:ins w:id="4279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80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28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Notice_ShowStack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8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84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85" w:author="최재범" w:date="2018-04-24T21:27:00Z">
                  <w:rPr>
                    <w:ins w:id="4286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87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8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8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90" w:author="최재범" w:date="2018-04-24T21:27:00Z">
                  <w:rPr>
                    <w:ins w:id="429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9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29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// Message IDs for Shows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295" w:author="최재범" w:date="2018-04-24T21:26:00Z"/>
                <w:rFonts w:ascii="Monaco" w:hAnsi="Monaco" w:cs="Monaco"/>
                <w:sz w:val="20"/>
                <w:szCs w:val="20"/>
                <w:lang w:val="en-US"/>
                <w:rPrChange w:id="4296" w:author="최재범" w:date="2018-04-24T21:27:00Z">
                  <w:rPr>
                    <w:ins w:id="4297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298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29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00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0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0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0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Bottom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0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에서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0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0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시작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07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08" w:author="최재범" w:date="2018-04-24T21:27:00Z">
                  <w:rPr>
                    <w:ins w:id="4309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10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1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12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Show_StartTop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1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1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1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1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에서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1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1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시작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20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21" w:author="최재범" w:date="2018-04-24T21:27:00Z">
                  <w:rPr>
                    <w:ins w:id="4322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23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25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Show_EndTop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2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2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3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에서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3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End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32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33" w:author="최재범" w:date="2018-04-24T21:27:00Z">
                  <w:rPr>
                    <w:ins w:id="4334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35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3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3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Show_EndBottom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4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Bottom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4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에서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4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End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44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45" w:author="최재범" w:date="2018-04-24T21:27:00Z">
                  <w:rPr>
                    <w:ins w:id="4346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47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4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50" w:author="최재범" w:date="2018-04-24T21:27:00Z">
                  <w:rPr>
                    <w:ins w:id="435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5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35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// Message IDs for Errors :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55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56" w:author="최재범" w:date="2018-04-24T21:27:00Z">
                  <w:rPr>
                    <w:ins w:id="4357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58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5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60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Error_WrongMenu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6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62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63" w:author="최재범" w:date="2018-04-24T21:27:00Z">
                  <w:rPr>
                    <w:ins w:id="4364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65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67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Error_InputFull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6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70" w:author="최재범" w:date="2018-04-24T21:27:00Z">
                  <w:rPr>
                    <w:ins w:id="437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7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7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i/>
                  <w:iCs/>
                  <w:color w:val="0000C0"/>
                  <w:sz w:val="20"/>
                  <w:szCs w:val="20"/>
                  <w:lang w:val="en-US"/>
                  <w:rPrChange w:id="4374" w:author="최재범" w:date="2018-04-24T21:27:00Z">
                    <w:rPr>
                      <w:rFonts w:ascii="Monaco" w:hAnsi="Monaco" w:cs="Monaco"/>
                      <w:b/>
                      <w:bCs/>
                      <w:i/>
                      <w:iCs/>
                      <w:color w:val="0000C0"/>
                      <w:sz w:val="26"/>
                      <w:szCs w:val="26"/>
                      <w:lang w:val="en-US"/>
                    </w:rPr>
                  </w:rPrChange>
                </w:rPr>
                <w:t>Error_RemoveEmpty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7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, 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7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77" w:author="최재범" w:date="2018-04-24T21:27:00Z">
                  <w:rPr>
                    <w:ins w:id="437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79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81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82" w:author="최재범" w:date="2018-04-24T21:27:00Z">
                  <w:rPr>
                    <w:ins w:id="4383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84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8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38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387" w:author="최재범" w:date="2018-04-24T21:27:00Z">
                  <w:rPr>
                    <w:ins w:id="438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389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39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}</w:t>
              </w:r>
            </w:ins>
          </w:p>
          <w:p w:rsidR="00616119" w:rsidRPr="0020136F" w:rsidRDefault="00616119" w:rsidP="0019169D">
            <w:pPr>
              <w:rPr>
                <w:ins w:id="4391" w:author="최재범" w:date="2018-04-24T21:20:00Z"/>
                <w:rFonts w:cstheme="minorHAnsi"/>
                <w:sz w:val="20"/>
                <w:szCs w:val="20"/>
                <w:rPrChange w:id="4392" w:author="최재범" w:date="2018-04-24T21:27:00Z">
                  <w:rPr>
                    <w:ins w:id="4393" w:author="최재범" w:date="2018-04-24T21:20:00Z"/>
                    <w:rFonts w:cstheme="minorHAnsi"/>
                    <w:b/>
                    <w:sz w:val="24"/>
                  </w:rPr>
                </w:rPrChange>
              </w:rPr>
            </w:pPr>
          </w:p>
        </w:tc>
      </w:tr>
    </w:tbl>
    <w:p w:rsidR="00616119" w:rsidRPr="0020136F" w:rsidRDefault="00616119" w:rsidP="0019169D">
      <w:pPr>
        <w:spacing w:after="0"/>
        <w:ind w:left="360"/>
        <w:rPr>
          <w:ins w:id="4394" w:author="최재범" w:date="2018-04-24T21:21:00Z"/>
          <w:rFonts w:cstheme="minorHAnsi"/>
          <w:sz w:val="20"/>
          <w:szCs w:val="20"/>
          <w:rPrChange w:id="4395" w:author="최재범" w:date="2018-04-24T21:27:00Z">
            <w:rPr>
              <w:ins w:id="4396" w:author="최재범" w:date="2018-04-24T21:21:00Z"/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4397" w:author="최재범" w:date="2018-04-24T21:21:00Z"/>
        </w:trPr>
        <w:tc>
          <w:tcPr>
            <w:tcW w:w="10456" w:type="dxa"/>
          </w:tcPr>
          <w:p w:rsidR="00616119" w:rsidRPr="0020136F" w:rsidRDefault="008B5369" w:rsidP="0019169D">
            <w:pPr>
              <w:rPr>
                <w:ins w:id="4398" w:author="최재범" w:date="2018-04-24T21:21:00Z"/>
                <w:rFonts w:cstheme="minorHAnsi"/>
                <w:sz w:val="20"/>
                <w:szCs w:val="20"/>
                <w:rPrChange w:id="4399" w:author="최재범" w:date="2018-04-24T21:27:00Z">
                  <w:rPr>
                    <w:ins w:id="4400" w:author="최재범" w:date="2018-04-24T21:21:00Z"/>
                    <w:rFonts w:cstheme="minorHAnsi"/>
                    <w:b/>
                    <w:sz w:val="24"/>
                  </w:rPr>
                </w:rPrChange>
              </w:rPr>
            </w:pPr>
            <w:proofErr w:type="spellStart"/>
            <w:ins w:id="4401" w:author="최재범" w:date="2018-04-24T21:21:00Z">
              <w:r w:rsidRPr="0020136F">
                <w:rPr>
                  <w:rFonts w:cstheme="minorHAnsi" w:hint="eastAsia"/>
                  <w:sz w:val="20"/>
                  <w:szCs w:val="20"/>
                  <w:rPrChange w:id="4402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Stack.java</w:t>
              </w:r>
              <w:proofErr w:type="spellEnd"/>
            </w:ins>
          </w:p>
        </w:tc>
      </w:tr>
      <w:tr w:rsidR="00616119" w:rsidRPr="0020136F" w:rsidTr="00616119">
        <w:trPr>
          <w:ins w:id="4403" w:author="최재범" w:date="2018-04-24T21:21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04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05" w:author="최재범" w:date="2018-04-24T21:27:00Z">
                  <w:rPr>
                    <w:ins w:id="4406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07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08" w:author="최재범" w:date="2018-04-24T21:27:00Z">
                  <w:rPr>
                    <w:ins w:id="4409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10" w:author="최재범" w:date="2018-04-24T21:26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11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1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1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interface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1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Stack&lt;T&gt;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15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16" w:author="최재범" w:date="2018-04-24T21:27:00Z">
                  <w:rPr>
                    <w:ins w:id="4417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18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1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20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21" w:author="최재범" w:date="2018-04-24T21:27:00Z">
                  <w:rPr>
                    <w:ins w:id="4422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23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2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lastRenderedPageBreak/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2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2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27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2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2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isEmpty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3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3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3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3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3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3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비어있는지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3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3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38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39" w:author="최재범" w:date="2018-04-24T21:27:00Z">
                  <w:rPr>
                    <w:ins w:id="4440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41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43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45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isFull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5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5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꽉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찼는지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5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5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60" w:author="최재범" w:date="2018-04-24T21:27:00Z">
                  <w:rPr>
                    <w:ins w:id="446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6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6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6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boolean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6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push(T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468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anElement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6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71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72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추가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73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74" w:author="최재범" w:date="2018-04-24T21:27:00Z">
                  <w:rPr>
                    <w:ins w:id="4475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76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7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7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 pop();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8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83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84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제거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485" w:author="최재범" w:date="2018-04-24T21:26:00Z"/>
                <w:rFonts w:ascii="Monaco" w:hAnsi="Monaco" w:cs="Monaco"/>
                <w:sz w:val="20"/>
                <w:szCs w:val="20"/>
                <w:lang w:val="en-US"/>
                <w:rPrChange w:id="4486" w:author="최재범" w:date="2018-04-24T21:27:00Z">
                  <w:rPr>
                    <w:ins w:id="4487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488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8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49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T peek();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9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9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49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95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// Top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96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의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97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98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원소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499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3F7F5F"/>
                  <w:sz w:val="20"/>
                  <w:szCs w:val="20"/>
                  <w:lang w:val="en-US"/>
                  <w:rPrChange w:id="4500" w:author="최재범" w:date="2018-04-24T21:27:00Z">
                    <w:rPr>
                      <w:rFonts w:ascii="Monaco" w:hAnsi="Monaco" w:cs="Monaco"/>
                      <w:color w:val="3F7F5F"/>
                      <w:sz w:val="26"/>
                      <w:szCs w:val="26"/>
                      <w:lang w:val="en-US"/>
                    </w:rPr>
                  </w:rPrChange>
                </w:rPr>
                <w:t>확인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01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02" w:author="최재범" w:date="2018-04-24T21:27:00Z">
                  <w:rPr>
                    <w:ins w:id="4503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04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0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06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07" w:author="최재범" w:date="2018-04-24T21:27:00Z">
                  <w:rPr>
                    <w:ins w:id="4508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09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1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}</w:t>
              </w:r>
            </w:ins>
          </w:p>
          <w:p w:rsidR="00616119" w:rsidRPr="0020136F" w:rsidRDefault="00616119" w:rsidP="0019169D">
            <w:pPr>
              <w:rPr>
                <w:ins w:id="4511" w:author="최재범" w:date="2018-04-24T21:21:00Z"/>
                <w:rFonts w:cstheme="minorHAnsi"/>
                <w:sz w:val="20"/>
                <w:szCs w:val="20"/>
                <w:rPrChange w:id="4512" w:author="최재범" w:date="2018-04-24T21:27:00Z">
                  <w:rPr>
                    <w:ins w:id="4513" w:author="최재범" w:date="2018-04-24T21:21:00Z"/>
                    <w:rFonts w:cstheme="minorHAnsi"/>
                    <w:b/>
                    <w:sz w:val="24"/>
                  </w:rPr>
                </w:rPrChange>
              </w:rPr>
            </w:pPr>
          </w:p>
        </w:tc>
      </w:tr>
    </w:tbl>
    <w:p w:rsidR="00616119" w:rsidRPr="0020136F" w:rsidRDefault="00616119" w:rsidP="0019169D">
      <w:pPr>
        <w:spacing w:after="0"/>
        <w:ind w:left="360"/>
        <w:rPr>
          <w:ins w:id="4514" w:author="최재범" w:date="2018-04-24T21:21:00Z"/>
          <w:rFonts w:cstheme="minorHAnsi"/>
          <w:sz w:val="20"/>
          <w:szCs w:val="20"/>
          <w:rPrChange w:id="4515" w:author="최재범" w:date="2018-04-24T21:27:00Z">
            <w:rPr>
              <w:ins w:id="4516" w:author="최재범" w:date="2018-04-24T21:21:00Z"/>
              <w:rFonts w:cstheme="minorHAnsi"/>
              <w:b/>
              <w:sz w:val="24"/>
            </w:rPr>
          </w:rPrChange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616119" w:rsidRPr="0020136F" w:rsidTr="00616119">
        <w:trPr>
          <w:ins w:id="4517" w:author="최재범" w:date="2018-04-24T21:21:00Z"/>
        </w:trPr>
        <w:tc>
          <w:tcPr>
            <w:tcW w:w="10456" w:type="dxa"/>
          </w:tcPr>
          <w:p w:rsidR="00616119" w:rsidRPr="0020136F" w:rsidRDefault="00A76241" w:rsidP="0019169D">
            <w:pPr>
              <w:rPr>
                <w:ins w:id="4518" w:author="최재범" w:date="2018-04-24T21:21:00Z"/>
                <w:rFonts w:cstheme="minorHAnsi"/>
                <w:sz w:val="20"/>
                <w:szCs w:val="20"/>
                <w:lang w:val="en-US"/>
                <w:rPrChange w:id="4519" w:author="최재범" w:date="2018-04-24T21:27:00Z">
                  <w:rPr>
                    <w:ins w:id="4520" w:author="최재범" w:date="2018-04-24T21:21:00Z"/>
                    <w:rFonts w:cstheme="minorHAnsi"/>
                    <w:b/>
                    <w:sz w:val="24"/>
                  </w:rPr>
                </w:rPrChange>
              </w:rPr>
            </w:pPr>
            <w:ins w:id="4521" w:author="최재범" w:date="2018-04-24T21:22:00Z">
              <w:r w:rsidRPr="0020136F">
                <w:rPr>
                  <w:rFonts w:cstheme="minorHAnsi" w:hint="eastAsia"/>
                  <w:sz w:val="20"/>
                  <w:szCs w:val="20"/>
                  <w:rPrChange w:id="4522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DS1_07_201702081_</w:t>
              </w:r>
              <w:r w:rsidRPr="0020136F">
                <w:rPr>
                  <w:rFonts w:cstheme="minorHAnsi" w:hint="eastAsia"/>
                  <w:sz w:val="20"/>
                  <w:szCs w:val="20"/>
                  <w:rPrChange w:id="4523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최재범</w:t>
              </w:r>
              <w:r w:rsidRPr="0020136F">
                <w:rPr>
                  <w:rFonts w:cstheme="minorHAnsi" w:hint="eastAsia"/>
                  <w:sz w:val="20"/>
                  <w:szCs w:val="20"/>
                  <w:rPrChange w:id="4524" w:author="최재범" w:date="2018-04-24T21:27:00Z">
                    <w:rPr>
                      <w:rFonts w:cstheme="minorHAnsi" w:hint="eastAsia"/>
                      <w:sz w:val="24"/>
                    </w:rPr>
                  </w:rPrChange>
                </w:rPr>
                <w:t>.</w:t>
              </w:r>
              <w:r w:rsidRPr="0020136F">
                <w:rPr>
                  <w:rFonts w:cstheme="minorHAnsi"/>
                  <w:sz w:val="20"/>
                  <w:szCs w:val="20"/>
                  <w:lang w:val="en-US"/>
                  <w:rPrChange w:id="4525" w:author="최재범" w:date="2018-04-24T21:27:00Z">
                    <w:rPr>
                      <w:rFonts w:cstheme="minorHAnsi"/>
                      <w:sz w:val="24"/>
                      <w:lang w:val="en-US"/>
                    </w:rPr>
                  </w:rPrChange>
                </w:rPr>
                <w:t>java</w:t>
              </w:r>
            </w:ins>
          </w:p>
        </w:tc>
      </w:tr>
      <w:tr w:rsidR="00616119" w:rsidRPr="0020136F" w:rsidTr="00616119">
        <w:trPr>
          <w:ins w:id="4526" w:author="최재범" w:date="2018-04-24T21:21:00Z"/>
        </w:trPr>
        <w:tc>
          <w:tcPr>
            <w:tcW w:w="10456" w:type="dxa"/>
          </w:tcPr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27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28" w:author="최재범" w:date="2018-04-24T21:27:00Z">
                  <w:rPr>
                    <w:ins w:id="4529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30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31" w:author="최재범" w:date="2018-04-24T21:27:00Z">
                  <w:rPr>
                    <w:ins w:id="4532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33" w:author="최재범" w:date="2018-04-24T21:26:00Z"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34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3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3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class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3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453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DS1_07_201702081_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highlight w:val="lightGray"/>
                  <w:lang w:val="en-US"/>
                  <w:rPrChange w:id="453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highlight w:val="lightGray"/>
                      <w:lang w:val="en-US"/>
                    </w:rPr>
                  </w:rPrChange>
                </w:rPr>
                <w:t>최재범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4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41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42" w:author="최재범" w:date="2018-04-24T21:27:00Z">
                  <w:rPr>
                    <w:ins w:id="4543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44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4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46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public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4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48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static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49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50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void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5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main(String[]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552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args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5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) {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54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55" w:author="최재범" w:date="2018-04-24T21:27:00Z">
                  <w:rPr>
                    <w:ins w:id="4556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57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5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59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60" w:author="최재범" w:date="2018-04-24T21:27:00Z">
                  <w:rPr>
                    <w:ins w:id="4561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62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63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64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65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6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567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6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= </w:t>
              </w:r>
              <w:r w:rsidRPr="0020136F">
                <w:rPr>
                  <w:rFonts w:ascii="Monaco" w:hAnsi="Monaco" w:cs="Monaco"/>
                  <w:b/>
                  <w:bCs/>
                  <w:color w:val="7F0055"/>
                  <w:sz w:val="20"/>
                  <w:szCs w:val="20"/>
                  <w:lang w:val="en-US"/>
                  <w:rPrChange w:id="4569" w:author="최재범" w:date="2018-04-24T21:27:00Z">
                    <w:rPr>
                      <w:rFonts w:ascii="Monaco" w:hAnsi="Monaco" w:cs="Monaco"/>
                      <w:b/>
                      <w:bCs/>
                      <w:color w:val="7F0055"/>
                      <w:sz w:val="26"/>
                      <w:szCs w:val="26"/>
                      <w:lang w:val="en-US"/>
                    </w:rPr>
                  </w:rPrChange>
                </w:rPr>
                <w:t>new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7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 xml:space="preserve"> </w:t>
              </w:r>
              <w:proofErr w:type="spellStart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7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72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73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74" w:author="최재범" w:date="2018-04-24T21:27:00Z">
                  <w:rPr>
                    <w:ins w:id="4575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76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77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78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  <w:proofErr w:type="spellStart"/>
              <w:r w:rsidRPr="0020136F">
                <w:rPr>
                  <w:rFonts w:ascii="Monaco" w:hAnsi="Monaco" w:cs="Monaco"/>
                  <w:color w:val="6A3E3E"/>
                  <w:sz w:val="20"/>
                  <w:szCs w:val="20"/>
                  <w:lang w:val="en-US"/>
                  <w:rPrChange w:id="4579" w:author="최재범" w:date="2018-04-24T21:27:00Z">
                    <w:rPr>
                      <w:rFonts w:ascii="Monaco" w:hAnsi="Monaco" w:cs="Monaco"/>
                      <w:color w:val="6A3E3E"/>
                      <w:sz w:val="26"/>
                      <w:szCs w:val="26"/>
                      <w:lang w:val="en-US"/>
                    </w:rPr>
                  </w:rPrChange>
                </w:rPr>
                <w:t>appController</w:t>
              </w:r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80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.run</w:t>
              </w:r>
              <w:proofErr w:type="spellEnd"/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8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();</w:t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82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83" w:author="최재범" w:date="2018-04-24T21:27:00Z">
                  <w:rPr>
                    <w:ins w:id="4584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85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8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</w:r>
            </w:ins>
          </w:p>
          <w:p w:rsidR="0020136F" w:rsidRPr="0020136F" w:rsidRDefault="0020136F" w:rsidP="0020136F">
            <w:pPr>
              <w:widowControl w:val="0"/>
              <w:autoSpaceDE w:val="0"/>
              <w:autoSpaceDN w:val="0"/>
              <w:adjustRightInd w:val="0"/>
              <w:rPr>
                <w:ins w:id="4587" w:author="최재범" w:date="2018-04-24T21:26:00Z"/>
                <w:rFonts w:ascii="Monaco" w:hAnsi="Monaco" w:cs="Monaco"/>
                <w:sz w:val="20"/>
                <w:szCs w:val="20"/>
                <w:lang w:val="en-US"/>
                <w:rPrChange w:id="4588" w:author="최재범" w:date="2018-04-24T21:27:00Z">
                  <w:rPr>
                    <w:ins w:id="4589" w:author="최재범" w:date="2018-04-24T21:26:00Z"/>
                    <w:rFonts w:ascii="Monaco" w:hAnsi="Monaco" w:cs="Monaco"/>
                    <w:sz w:val="26"/>
                    <w:szCs w:val="26"/>
                    <w:lang w:val="en-US"/>
                  </w:rPr>
                </w:rPrChange>
              </w:rPr>
            </w:pPr>
            <w:ins w:id="4590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91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ab/>
                <w:t>}</w:t>
              </w:r>
            </w:ins>
          </w:p>
          <w:p w:rsidR="00616119" w:rsidRPr="0020136F" w:rsidRDefault="0020136F" w:rsidP="0020136F">
            <w:pPr>
              <w:rPr>
                <w:ins w:id="4592" w:author="최재범" w:date="2018-04-24T21:21:00Z"/>
                <w:rFonts w:cstheme="minorHAnsi"/>
                <w:sz w:val="20"/>
                <w:szCs w:val="20"/>
                <w:rPrChange w:id="4593" w:author="최재범" w:date="2018-04-24T21:27:00Z">
                  <w:rPr>
                    <w:ins w:id="4594" w:author="최재범" w:date="2018-04-24T21:21:00Z"/>
                    <w:rFonts w:cstheme="minorHAnsi"/>
                    <w:b/>
                    <w:sz w:val="24"/>
                  </w:rPr>
                </w:rPrChange>
              </w:rPr>
            </w:pPr>
            <w:ins w:id="4595" w:author="최재범" w:date="2018-04-24T21:26:00Z">
              <w:r w:rsidRPr="0020136F">
                <w:rPr>
                  <w:rFonts w:ascii="Monaco" w:hAnsi="Monaco" w:cs="Monaco"/>
                  <w:color w:val="000000"/>
                  <w:sz w:val="20"/>
                  <w:szCs w:val="20"/>
                  <w:lang w:val="en-US"/>
                  <w:rPrChange w:id="4596" w:author="최재범" w:date="2018-04-24T21:27:00Z">
                    <w:rPr>
                      <w:rFonts w:ascii="Monaco" w:hAnsi="Monaco" w:cs="Monaco"/>
                      <w:color w:val="000000"/>
                      <w:sz w:val="26"/>
                      <w:szCs w:val="26"/>
                      <w:lang w:val="en-US"/>
                    </w:rPr>
                  </w:rPrChange>
                </w:rPr>
                <w:t>}</w:t>
              </w:r>
            </w:ins>
          </w:p>
        </w:tc>
      </w:tr>
    </w:tbl>
    <w:p w:rsidR="00616119" w:rsidRPr="00F2056C" w:rsidRDefault="00616119" w:rsidP="0019169D">
      <w:pPr>
        <w:spacing w:after="0"/>
        <w:ind w:left="360"/>
        <w:rPr>
          <w:rFonts w:cstheme="minorHAnsi"/>
          <w:sz w:val="24"/>
          <w:rPrChange w:id="4597" w:author="최재범" w:date="2018-04-24T21:21:00Z">
            <w:rPr>
              <w:rFonts w:cstheme="minorHAnsi"/>
              <w:b/>
              <w:sz w:val="24"/>
            </w:rPr>
          </w:rPrChange>
        </w:rPr>
      </w:pPr>
    </w:p>
    <w:sectPr w:rsidR="00616119" w:rsidRPr="00F2056C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3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5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6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81D2DBF"/>
    <w:multiLevelType w:val="hybridMultilevel"/>
    <w:tmpl w:val="78000C1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3A37152B"/>
    <w:multiLevelType w:val="hybridMultilevel"/>
    <w:tmpl w:val="72C6A432"/>
    <w:lvl w:ilvl="0" w:tplc="EA08C918">
      <w:numFmt w:val="bullet"/>
      <w:lvlText w:val="-"/>
      <w:lvlJc w:val="left"/>
      <w:pPr>
        <w:ind w:left="23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7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34" w:hanging="400"/>
      </w:pPr>
      <w:rPr>
        <w:rFonts w:ascii="Wingdings" w:hAnsi="Wingdings" w:hint="default"/>
      </w:rPr>
    </w:lvl>
  </w:abstractNum>
  <w:abstractNum w:abstractNumId="11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5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6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7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2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5"/>
  </w:num>
  <w:num w:numId="4">
    <w:abstractNumId w:val="16"/>
  </w:num>
  <w:num w:numId="5">
    <w:abstractNumId w:val="18"/>
  </w:num>
  <w:num w:numId="6">
    <w:abstractNumId w:val="22"/>
  </w:num>
  <w:num w:numId="7">
    <w:abstractNumId w:val="13"/>
  </w:num>
  <w:num w:numId="8">
    <w:abstractNumId w:val="5"/>
  </w:num>
  <w:num w:numId="9">
    <w:abstractNumId w:val="9"/>
  </w:num>
  <w:num w:numId="10">
    <w:abstractNumId w:val="8"/>
  </w:num>
  <w:num w:numId="11">
    <w:abstractNumId w:val="17"/>
  </w:num>
  <w:num w:numId="12">
    <w:abstractNumId w:val="21"/>
  </w:num>
  <w:num w:numId="13">
    <w:abstractNumId w:val="7"/>
  </w:num>
  <w:num w:numId="14">
    <w:abstractNumId w:val="19"/>
  </w:num>
  <w:num w:numId="15">
    <w:abstractNumId w:val="20"/>
  </w:num>
  <w:num w:numId="16">
    <w:abstractNumId w:val="1"/>
  </w:num>
  <w:num w:numId="17">
    <w:abstractNumId w:val="12"/>
  </w:num>
  <w:num w:numId="18">
    <w:abstractNumId w:val="0"/>
  </w:num>
  <w:num w:numId="19">
    <w:abstractNumId w:val="14"/>
  </w:num>
  <w:num w:numId="20">
    <w:abstractNumId w:val="4"/>
  </w:num>
  <w:num w:numId="21">
    <w:abstractNumId w:val="11"/>
  </w:num>
  <w:num w:numId="22">
    <w:abstractNumId w:val="10"/>
  </w:num>
  <w:num w:numId="2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최재범">
    <w15:presenceInfo w15:providerId="Windows Live" w15:userId="7d79526a-e9ef-4dc3-a51b-78c4252b02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bordersDoNotSurroundHeader/>
  <w:bordersDoNotSurroundFooter/>
  <w:proofState w:spelling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354"/>
    <w:rsid w:val="000009A5"/>
    <w:rsid w:val="00002DE4"/>
    <w:rsid w:val="00003102"/>
    <w:rsid w:val="00003965"/>
    <w:rsid w:val="0000609A"/>
    <w:rsid w:val="00006EE9"/>
    <w:rsid w:val="00007C81"/>
    <w:rsid w:val="00012E7D"/>
    <w:rsid w:val="0001398C"/>
    <w:rsid w:val="00013B7C"/>
    <w:rsid w:val="00013C95"/>
    <w:rsid w:val="0001605B"/>
    <w:rsid w:val="000211FB"/>
    <w:rsid w:val="000233D9"/>
    <w:rsid w:val="0002417B"/>
    <w:rsid w:val="00025384"/>
    <w:rsid w:val="00025ABC"/>
    <w:rsid w:val="00025E24"/>
    <w:rsid w:val="000261A5"/>
    <w:rsid w:val="000262E6"/>
    <w:rsid w:val="00026C5B"/>
    <w:rsid w:val="00026E44"/>
    <w:rsid w:val="00027565"/>
    <w:rsid w:val="00027A66"/>
    <w:rsid w:val="00031378"/>
    <w:rsid w:val="000321E2"/>
    <w:rsid w:val="000349CF"/>
    <w:rsid w:val="00035157"/>
    <w:rsid w:val="000352E3"/>
    <w:rsid w:val="00035E1D"/>
    <w:rsid w:val="00035F0C"/>
    <w:rsid w:val="0004100A"/>
    <w:rsid w:val="000421B0"/>
    <w:rsid w:val="00044432"/>
    <w:rsid w:val="00044CA4"/>
    <w:rsid w:val="0004554F"/>
    <w:rsid w:val="00045936"/>
    <w:rsid w:val="000462D3"/>
    <w:rsid w:val="00046703"/>
    <w:rsid w:val="00047C40"/>
    <w:rsid w:val="00047C71"/>
    <w:rsid w:val="000505C6"/>
    <w:rsid w:val="00050CE8"/>
    <w:rsid w:val="00050E2F"/>
    <w:rsid w:val="00050F6B"/>
    <w:rsid w:val="0005102C"/>
    <w:rsid w:val="000522BF"/>
    <w:rsid w:val="00052586"/>
    <w:rsid w:val="000525AC"/>
    <w:rsid w:val="0005270A"/>
    <w:rsid w:val="00052F4B"/>
    <w:rsid w:val="00053F04"/>
    <w:rsid w:val="0005404F"/>
    <w:rsid w:val="0005456C"/>
    <w:rsid w:val="0005479C"/>
    <w:rsid w:val="00057977"/>
    <w:rsid w:val="0006124F"/>
    <w:rsid w:val="00061877"/>
    <w:rsid w:val="000628AA"/>
    <w:rsid w:val="0006349B"/>
    <w:rsid w:val="00063BB2"/>
    <w:rsid w:val="0006422C"/>
    <w:rsid w:val="00065FFC"/>
    <w:rsid w:val="000666E1"/>
    <w:rsid w:val="00066EC9"/>
    <w:rsid w:val="00067547"/>
    <w:rsid w:val="000677C5"/>
    <w:rsid w:val="0007077B"/>
    <w:rsid w:val="00070950"/>
    <w:rsid w:val="0007134E"/>
    <w:rsid w:val="000715C0"/>
    <w:rsid w:val="000721AD"/>
    <w:rsid w:val="00073CB8"/>
    <w:rsid w:val="00074A17"/>
    <w:rsid w:val="0007517F"/>
    <w:rsid w:val="0007559A"/>
    <w:rsid w:val="00075C0D"/>
    <w:rsid w:val="00075F8B"/>
    <w:rsid w:val="00076265"/>
    <w:rsid w:val="00076910"/>
    <w:rsid w:val="00076BCC"/>
    <w:rsid w:val="00077D26"/>
    <w:rsid w:val="0008043E"/>
    <w:rsid w:val="00082204"/>
    <w:rsid w:val="00082723"/>
    <w:rsid w:val="00083255"/>
    <w:rsid w:val="00084127"/>
    <w:rsid w:val="0008644B"/>
    <w:rsid w:val="000865D7"/>
    <w:rsid w:val="00086635"/>
    <w:rsid w:val="00087066"/>
    <w:rsid w:val="00087090"/>
    <w:rsid w:val="000870D3"/>
    <w:rsid w:val="000876D1"/>
    <w:rsid w:val="000900D1"/>
    <w:rsid w:val="000929A9"/>
    <w:rsid w:val="00092D28"/>
    <w:rsid w:val="00094A0D"/>
    <w:rsid w:val="00095E20"/>
    <w:rsid w:val="00097067"/>
    <w:rsid w:val="000A0C18"/>
    <w:rsid w:val="000A0EB2"/>
    <w:rsid w:val="000A3649"/>
    <w:rsid w:val="000A4285"/>
    <w:rsid w:val="000A42C6"/>
    <w:rsid w:val="000A580F"/>
    <w:rsid w:val="000A70AE"/>
    <w:rsid w:val="000B142D"/>
    <w:rsid w:val="000B19CB"/>
    <w:rsid w:val="000B2AFD"/>
    <w:rsid w:val="000B30F7"/>
    <w:rsid w:val="000B31EE"/>
    <w:rsid w:val="000B6873"/>
    <w:rsid w:val="000C220A"/>
    <w:rsid w:val="000C2CC0"/>
    <w:rsid w:val="000C32F3"/>
    <w:rsid w:val="000C358D"/>
    <w:rsid w:val="000C36FC"/>
    <w:rsid w:val="000C3827"/>
    <w:rsid w:val="000C693B"/>
    <w:rsid w:val="000D12C4"/>
    <w:rsid w:val="000D146E"/>
    <w:rsid w:val="000D1815"/>
    <w:rsid w:val="000D1F9A"/>
    <w:rsid w:val="000D47C7"/>
    <w:rsid w:val="000D4DD4"/>
    <w:rsid w:val="000D6349"/>
    <w:rsid w:val="000D6B5D"/>
    <w:rsid w:val="000D7943"/>
    <w:rsid w:val="000E0EEF"/>
    <w:rsid w:val="000E3130"/>
    <w:rsid w:val="000E388F"/>
    <w:rsid w:val="000E5936"/>
    <w:rsid w:val="000E5FF4"/>
    <w:rsid w:val="000E6A8B"/>
    <w:rsid w:val="000E7DD7"/>
    <w:rsid w:val="000E7E5D"/>
    <w:rsid w:val="000F0EA0"/>
    <w:rsid w:val="000F1EAE"/>
    <w:rsid w:val="000F2BDD"/>
    <w:rsid w:val="000F3283"/>
    <w:rsid w:val="000F4E1E"/>
    <w:rsid w:val="000F5270"/>
    <w:rsid w:val="000F53F7"/>
    <w:rsid w:val="000F6DA6"/>
    <w:rsid w:val="000F773C"/>
    <w:rsid w:val="00103E5A"/>
    <w:rsid w:val="0010541A"/>
    <w:rsid w:val="001076BB"/>
    <w:rsid w:val="001076D9"/>
    <w:rsid w:val="00110393"/>
    <w:rsid w:val="00110C8F"/>
    <w:rsid w:val="0011249F"/>
    <w:rsid w:val="0011799B"/>
    <w:rsid w:val="0012103C"/>
    <w:rsid w:val="00121143"/>
    <w:rsid w:val="0012217C"/>
    <w:rsid w:val="00123490"/>
    <w:rsid w:val="0012437E"/>
    <w:rsid w:val="00124A6A"/>
    <w:rsid w:val="00125426"/>
    <w:rsid w:val="001254AE"/>
    <w:rsid w:val="00126A5A"/>
    <w:rsid w:val="00130F6D"/>
    <w:rsid w:val="00132B8A"/>
    <w:rsid w:val="00132DBF"/>
    <w:rsid w:val="00135D7F"/>
    <w:rsid w:val="00135DAB"/>
    <w:rsid w:val="00137E42"/>
    <w:rsid w:val="0014093F"/>
    <w:rsid w:val="0014270F"/>
    <w:rsid w:val="001428FB"/>
    <w:rsid w:val="001442C3"/>
    <w:rsid w:val="001446B6"/>
    <w:rsid w:val="00144724"/>
    <w:rsid w:val="001450F9"/>
    <w:rsid w:val="00145F1B"/>
    <w:rsid w:val="00146F87"/>
    <w:rsid w:val="001475A9"/>
    <w:rsid w:val="00147E3F"/>
    <w:rsid w:val="001502DB"/>
    <w:rsid w:val="001503D9"/>
    <w:rsid w:val="00151D05"/>
    <w:rsid w:val="00154DD1"/>
    <w:rsid w:val="001550B0"/>
    <w:rsid w:val="0015540E"/>
    <w:rsid w:val="001566C3"/>
    <w:rsid w:val="00157098"/>
    <w:rsid w:val="001608EA"/>
    <w:rsid w:val="00160F05"/>
    <w:rsid w:val="0016287D"/>
    <w:rsid w:val="00162D5A"/>
    <w:rsid w:val="00164CFF"/>
    <w:rsid w:val="001669F1"/>
    <w:rsid w:val="00170CEA"/>
    <w:rsid w:val="00171CE5"/>
    <w:rsid w:val="00171ED9"/>
    <w:rsid w:val="00171F63"/>
    <w:rsid w:val="001727AE"/>
    <w:rsid w:val="00173997"/>
    <w:rsid w:val="00173BB6"/>
    <w:rsid w:val="00175651"/>
    <w:rsid w:val="00176215"/>
    <w:rsid w:val="00177036"/>
    <w:rsid w:val="00177A58"/>
    <w:rsid w:val="00180C58"/>
    <w:rsid w:val="0018177E"/>
    <w:rsid w:val="001818B7"/>
    <w:rsid w:val="001826EB"/>
    <w:rsid w:val="00182DCC"/>
    <w:rsid w:val="00183AE4"/>
    <w:rsid w:val="00184096"/>
    <w:rsid w:val="00184D76"/>
    <w:rsid w:val="00185055"/>
    <w:rsid w:val="00185616"/>
    <w:rsid w:val="001858D0"/>
    <w:rsid w:val="00186BE7"/>
    <w:rsid w:val="001915D6"/>
    <w:rsid w:val="0019169D"/>
    <w:rsid w:val="0019173E"/>
    <w:rsid w:val="00193A7E"/>
    <w:rsid w:val="00194A7C"/>
    <w:rsid w:val="00195753"/>
    <w:rsid w:val="00195B64"/>
    <w:rsid w:val="0019683F"/>
    <w:rsid w:val="001973E9"/>
    <w:rsid w:val="001A1E74"/>
    <w:rsid w:val="001A26E6"/>
    <w:rsid w:val="001A2756"/>
    <w:rsid w:val="001A457F"/>
    <w:rsid w:val="001A4961"/>
    <w:rsid w:val="001A5295"/>
    <w:rsid w:val="001A759E"/>
    <w:rsid w:val="001A79F7"/>
    <w:rsid w:val="001B142E"/>
    <w:rsid w:val="001B265D"/>
    <w:rsid w:val="001B2F78"/>
    <w:rsid w:val="001B3109"/>
    <w:rsid w:val="001B3464"/>
    <w:rsid w:val="001B4072"/>
    <w:rsid w:val="001B48FE"/>
    <w:rsid w:val="001B6040"/>
    <w:rsid w:val="001B72FE"/>
    <w:rsid w:val="001C0488"/>
    <w:rsid w:val="001C11B9"/>
    <w:rsid w:val="001C12AF"/>
    <w:rsid w:val="001C2CDC"/>
    <w:rsid w:val="001C30F9"/>
    <w:rsid w:val="001C35FB"/>
    <w:rsid w:val="001C3625"/>
    <w:rsid w:val="001C4B72"/>
    <w:rsid w:val="001C6463"/>
    <w:rsid w:val="001C6ED5"/>
    <w:rsid w:val="001C7336"/>
    <w:rsid w:val="001C749B"/>
    <w:rsid w:val="001C75C2"/>
    <w:rsid w:val="001D1167"/>
    <w:rsid w:val="001D4A96"/>
    <w:rsid w:val="001D534A"/>
    <w:rsid w:val="001D572B"/>
    <w:rsid w:val="001D6711"/>
    <w:rsid w:val="001D74E9"/>
    <w:rsid w:val="001E0C53"/>
    <w:rsid w:val="001E1155"/>
    <w:rsid w:val="001E2446"/>
    <w:rsid w:val="001E266C"/>
    <w:rsid w:val="001E2E99"/>
    <w:rsid w:val="001E4255"/>
    <w:rsid w:val="001E4257"/>
    <w:rsid w:val="001E4355"/>
    <w:rsid w:val="001E5637"/>
    <w:rsid w:val="001E7979"/>
    <w:rsid w:val="001E7C22"/>
    <w:rsid w:val="001F0068"/>
    <w:rsid w:val="001F085D"/>
    <w:rsid w:val="001F0C6D"/>
    <w:rsid w:val="001F2E0E"/>
    <w:rsid w:val="001F372E"/>
    <w:rsid w:val="001F4121"/>
    <w:rsid w:val="001F4E42"/>
    <w:rsid w:val="001F54B6"/>
    <w:rsid w:val="001F5AC2"/>
    <w:rsid w:val="001F5EAA"/>
    <w:rsid w:val="001F613A"/>
    <w:rsid w:val="001F7804"/>
    <w:rsid w:val="00200622"/>
    <w:rsid w:val="0020136F"/>
    <w:rsid w:val="0020204F"/>
    <w:rsid w:val="002025E1"/>
    <w:rsid w:val="00204EB7"/>
    <w:rsid w:val="00205D19"/>
    <w:rsid w:val="00206605"/>
    <w:rsid w:val="00206C0D"/>
    <w:rsid w:val="00207674"/>
    <w:rsid w:val="0020795F"/>
    <w:rsid w:val="0021302B"/>
    <w:rsid w:val="002133DD"/>
    <w:rsid w:val="00213922"/>
    <w:rsid w:val="00213C61"/>
    <w:rsid w:val="00215845"/>
    <w:rsid w:val="002209EB"/>
    <w:rsid w:val="002216D1"/>
    <w:rsid w:val="00222BC0"/>
    <w:rsid w:val="00223B84"/>
    <w:rsid w:val="0022408A"/>
    <w:rsid w:val="0022610D"/>
    <w:rsid w:val="002266D5"/>
    <w:rsid w:val="00226C27"/>
    <w:rsid w:val="00230204"/>
    <w:rsid w:val="00232832"/>
    <w:rsid w:val="00232921"/>
    <w:rsid w:val="00233BA8"/>
    <w:rsid w:val="00233C49"/>
    <w:rsid w:val="002348CB"/>
    <w:rsid w:val="00234BBF"/>
    <w:rsid w:val="0023529D"/>
    <w:rsid w:val="00235F71"/>
    <w:rsid w:val="00240271"/>
    <w:rsid w:val="00240D66"/>
    <w:rsid w:val="002437D8"/>
    <w:rsid w:val="00244620"/>
    <w:rsid w:val="00244652"/>
    <w:rsid w:val="00244685"/>
    <w:rsid w:val="00244B1B"/>
    <w:rsid w:val="00246FEB"/>
    <w:rsid w:val="00247825"/>
    <w:rsid w:val="002521B3"/>
    <w:rsid w:val="002528B6"/>
    <w:rsid w:val="00252AE1"/>
    <w:rsid w:val="00253315"/>
    <w:rsid w:val="00256E0D"/>
    <w:rsid w:val="002618F7"/>
    <w:rsid w:val="00261C62"/>
    <w:rsid w:val="00264315"/>
    <w:rsid w:val="00266A1E"/>
    <w:rsid w:val="0026729A"/>
    <w:rsid w:val="00267916"/>
    <w:rsid w:val="00267F0E"/>
    <w:rsid w:val="00270409"/>
    <w:rsid w:val="00270754"/>
    <w:rsid w:val="002766DE"/>
    <w:rsid w:val="002773F5"/>
    <w:rsid w:val="002775FF"/>
    <w:rsid w:val="00281ABA"/>
    <w:rsid w:val="00281B9A"/>
    <w:rsid w:val="002849CA"/>
    <w:rsid w:val="00285510"/>
    <w:rsid w:val="00290D2F"/>
    <w:rsid w:val="00291126"/>
    <w:rsid w:val="0029146A"/>
    <w:rsid w:val="00292166"/>
    <w:rsid w:val="0029316A"/>
    <w:rsid w:val="0029406D"/>
    <w:rsid w:val="002946DB"/>
    <w:rsid w:val="002965C5"/>
    <w:rsid w:val="00296F6D"/>
    <w:rsid w:val="00297F87"/>
    <w:rsid w:val="002A1577"/>
    <w:rsid w:val="002A24D8"/>
    <w:rsid w:val="002A27A8"/>
    <w:rsid w:val="002A3282"/>
    <w:rsid w:val="002A5E4A"/>
    <w:rsid w:val="002A772E"/>
    <w:rsid w:val="002B0CD3"/>
    <w:rsid w:val="002B0D99"/>
    <w:rsid w:val="002B2351"/>
    <w:rsid w:val="002B2A8C"/>
    <w:rsid w:val="002C0378"/>
    <w:rsid w:val="002C0E4C"/>
    <w:rsid w:val="002C0E53"/>
    <w:rsid w:val="002C3076"/>
    <w:rsid w:val="002C4641"/>
    <w:rsid w:val="002C5418"/>
    <w:rsid w:val="002C55D1"/>
    <w:rsid w:val="002C5B9C"/>
    <w:rsid w:val="002C5EC5"/>
    <w:rsid w:val="002C5F31"/>
    <w:rsid w:val="002C6344"/>
    <w:rsid w:val="002C7FDF"/>
    <w:rsid w:val="002D1A76"/>
    <w:rsid w:val="002D270C"/>
    <w:rsid w:val="002D351B"/>
    <w:rsid w:val="002D460B"/>
    <w:rsid w:val="002D4AE8"/>
    <w:rsid w:val="002D51C6"/>
    <w:rsid w:val="002D5CA4"/>
    <w:rsid w:val="002D6475"/>
    <w:rsid w:val="002D75A6"/>
    <w:rsid w:val="002E013E"/>
    <w:rsid w:val="002E0BF8"/>
    <w:rsid w:val="002E11EE"/>
    <w:rsid w:val="002E18A1"/>
    <w:rsid w:val="002E238B"/>
    <w:rsid w:val="002E24E2"/>
    <w:rsid w:val="002E2DCF"/>
    <w:rsid w:val="002E47CC"/>
    <w:rsid w:val="002E66C5"/>
    <w:rsid w:val="002E6716"/>
    <w:rsid w:val="002E6A20"/>
    <w:rsid w:val="002E6F24"/>
    <w:rsid w:val="002E75D3"/>
    <w:rsid w:val="002F242D"/>
    <w:rsid w:val="002F4480"/>
    <w:rsid w:val="002F53EC"/>
    <w:rsid w:val="002F7FC7"/>
    <w:rsid w:val="003008CA"/>
    <w:rsid w:val="00302DD6"/>
    <w:rsid w:val="00304F21"/>
    <w:rsid w:val="00305807"/>
    <w:rsid w:val="00305EFB"/>
    <w:rsid w:val="00307A33"/>
    <w:rsid w:val="00310E26"/>
    <w:rsid w:val="003124E8"/>
    <w:rsid w:val="00312D6C"/>
    <w:rsid w:val="00313208"/>
    <w:rsid w:val="00314351"/>
    <w:rsid w:val="00314586"/>
    <w:rsid w:val="00314A33"/>
    <w:rsid w:val="00315F8E"/>
    <w:rsid w:val="00316A1F"/>
    <w:rsid w:val="00316B6C"/>
    <w:rsid w:val="003208E6"/>
    <w:rsid w:val="00321F56"/>
    <w:rsid w:val="00321FA4"/>
    <w:rsid w:val="003228ED"/>
    <w:rsid w:val="003237CA"/>
    <w:rsid w:val="00323F8D"/>
    <w:rsid w:val="00324D1F"/>
    <w:rsid w:val="003252EE"/>
    <w:rsid w:val="003268F5"/>
    <w:rsid w:val="00327AD5"/>
    <w:rsid w:val="00327B63"/>
    <w:rsid w:val="003308FC"/>
    <w:rsid w:val="00331AAC"/>
    <w:rsid w:val="00331DAF"/>
    <w:rsid w:val="003322DC"/>
    <w:rsid w:val="00332AA1"/>
    <w:rsid w:val="0033401F"/>
    <w:rsid w:val="00334231"/>
    <w:rsid w:val="003354FF"/>
    <w:rsid w:val="0033559A"/>
    <w:rsid w:val="00335AAE"/>
    <w:rsid w:val="00337535"/>
    <w:rsid w:val="003408B1"/>
    <w:rsid w:val="00341538"/>
    <w:rsid w:val="0034196C"/>
    <w:rsid w:val="00342860"/>
    <w:rsid w:val="00342C57"/>
    <w:rsid w:val="0034322C"/>
    <w:rsid w:val="003435D3"/>
    <w:rsid w:val="00343C6A"/>
    <w:rsid w:val="00345691"/>
    <w:rsid w:val="00351490"/>
    <w:rsid w:val="00351ECD"/>
    <w:rsid w:val="00352E1E"/>
    <w:rsid w:val="00355711"/>
    <w:rsid w:val="00356DC8"/>
    <w:rsid w:val="00361165"/>
    <w:rsid w:val="00361547"/>
    <w:rsid w:val="00362BC4"/>
    <w:rsid w:val="00363612"/>
    <w:rsid w:val="00365B6C"/>
    <w:rsid w:val="00365F47"/>
    <w:rsid w:val="00366990"/>
    <w:rsid w:val="00370096"/>
    <w:rsid w:val="00370C50"/>
    <w:rsid w:val="00371FE7"/>
    <w:rsid w:val="0037276B"/>
    <w:rsid w:val="00372A16"/>
    <w:rsid w:val="003742A4"/>
    <w:rsid w:val="00374BAC"/>
    <w:rsid w:val="0037512E"/>
    <w:rsid w:val="00376965"/>
    <w:rsid w:val="00377488"/>
    <w:rsid w:val="0038196C"/>
    <w:rsid w:val="0038224C"/>
    <w:rsid w:val="0038474F"/>
    <w:rsid w:val="0038494A"/>
    <w:rsid w:val="0038652F"/>
    <w:rsid w:val="0038774C"/>
    <w:rsid w:val="00387E2F"/>
    <w:rsid w:val="00393D8C"/>
    <w:rsid w:val="00394D61"/>
    <w:rsid w:val="00395111"/>
    <w:rsid w:val="00396FC4"/>
    <w:rsid w:val="003973DF"/>
    <w:rsid w:val="0039754C"/>
    <w:rsid w:val="0039784E"/>
    <w:rsid w:val="00397C46"/>
    <w:rsid w:val="003A0FAB"/>
    <w:rsid w:val="003A1684"/>
    <w:rsid w:val="003A2142"/>
    <w:rsid w:val="003A29BF"/>
    <w:rsid w:val="003A7290"/>
    <w:rsid w:val="003B0550"/>
    <w:rsid w:val="003B07F2"/>
    <w:rsid w:val="003B0F2D"/>
    <w:rsid w:val="003B2ED0"/>
    <w:rsid w:val="003B4470"/>
    <w:rsid w:val="003B4A5F"/>
    <w:rsid w:val="003B4CB7"/>
    <w:rsid w:val="003B5438"/>
    <w:rsid w:val="003B5B64"/>
    <w:rsid w:val="003B62EC"/>
    <w:rsid w:val="003B71C7"/>
    <w:rsid w:val="003C0D6C"/>
    <w:rsid w:val="003C267F"/>
    <w:rsid w:val="003C282A"/>
    <w:rsid w:val="003C2FF0"/>
    <w:rsid w:val="003C307D"/>
    <w:rsid w:val="003C5FF4"/>
    <w:rsid w:val="003C6DB0"/>
    <w:rsid w:val="003C765E"/>
    <w:rsid w:val="003C7879"/>
    <w:rsid w:val="003D18A0"/>
    <w:rsid w:val="003D1964"/>
    <w:rsid w:val="003D2A85"/>
    <w:rsid w:val="003D2E06"/>
    <w:rsid w:val="003D52BF"/>
    <w:rsid w:val="003D53CE"/>
    <w:rsid w:val="003D5EAF"/>
    <w:rsid w:val="003D5FFB"/>
    <w:rsid w:val="003D76A0"/>
    <w:rsid w:val="003D7DE8"/>
    <w:rsid w:val="003E01AD"/>
    <w:rsid w:val="003E09A0"/>
    <w:rsid w:val="003E0E08"/>
    <w:rsid w:val="003E134E"/>
    <w:rsid w:val="003E135A"/>
    <w:rsid w:val="003E1D40"/>
    <w:rsid w:val="003E23F1"/>
    <w:rsid w:val="003E2856"/>
    <w:rsid w:val="003E28EC"/>
    <w:rsid w:val="003E6EBF"/>
    <w:rsid w:val="003E7343"/>
    <w:rsid w:val="003E7ABA"/>
    <w:rsid w:val="003F058B"/>
    <w:rsid w:val="003F0CF3"/>
    <w:rsid w:val="003F14B2"/>
    <w:rsid w:val="003F3157"/>
    <w:rsid w:val="003F36F3"/>
    <w:rsid w:val="003F49EA"/>
    <w:rsid w:val="003F7034"/>
    <w:rsid w:val="003F7D37"/>
    <w:rsid w:val="003F7F2B"/>
    <w:rsid w:val="00400EBF"/>
    <w:rsid w:val="00400F37"/>
    <w:rsid w:val="00400FE8"/>
    <w:rsid w:val="004017F2"/>
    <w:rsid w:val="0040268B"/>
    <w:rsid w:val="00403727"/>
    <w:rsid w:val="00404F8F"/>
    <w:rsid w:val="00404FC3"/>
    <w:rsid w:val="004055A1"/>
    <w:rsid w:val="004123C9"/>
    <w:rsid w:val="004134D6"/>
    <w:rsid w:val="004148DB"/>
    <w:rsid w:val="004151DB"/>
    <w:rsid w:val="00415FBF"/>
    <w:rsid w:val="00416662"/>
    <w:rsid w:val="00416992"/>
    <w:rsid w:val="00416C2F"/>
    <w:rsid w:val="00416FD0"/>
    <w:rsid w:val="00420547"/>
    <w:rsid w:val="0042084A"/>
    <w:rsid w:val="00421858"/>
    <w:rsid w:val="00424589"/>
    <w:rsid w:val="004265BB"/>
    <w:rsid w:val="004313D5"/>
    <w:rsid w:val="00431D68"/>
    <w:rsid w:val="00434246"/>
    <w:rsid w:val="004348FF"/>
    <w:rsid w:val="00436613"/>
    <w:rsid w:val="0043693B"/>
    <w:rsid w:val="00436C4E"/>
    <w:rsid w:val="00436CD7"/>
    <w:rsid w:val="00437BE2"/>
    <w:rsid w:val="00440393"/>
    <w:rsid w:val="00443EC7"/>
    <w:rsid w:val="004468FE"/>
    <w:rsid w:val="004470BA"/>
    <w:rsid w:val="00447575"/>
    <w:rsid w:val="00447D26"/>
    <w:rsid w:val="00450130"/>
    <w:rsid w:val="004538B2"/>
    <w:rsid w:val="00453C9B"/>
    <w:rsid w:val="00453EED"/>
    <w:rsid w:val="00453FA0"/>
    <w:rsid w:val="004541AC"/>
    <w:rsid w:val="004541D1"/>
    <w:rsid w:val="004556F3"/>
    <w:rsid w:val="00455FEC"/>
    <w:rsid w:val="00456E7D"/>
    <w:rsid w:val="004605C1"/>
    <w:rsid w:val="00460888"/>
    <w:rsid w:val="00460CDD"/>
    <w:rsid w:val="004663CC"/>
    <w:rsid w:val="00470F4E"/>
    <w:rsid w:val="00471AEA"/>
    <w:rsid w:val="00471D1F"/>
    <w:rsid w:val="0047230F"/>
    <w:rsid w:val="0047318F"/>
    <w:rsid w:val="00473D9C"/>
    <w:rsid w:val="00474600"/>
    <w:rsid w:val="00475489"/>
    <w:rsid w:val="004762D3"/>
    <w:rsid w:val="0047679C"/>
    <w:rsid w:val="00477603"/>
    <w:rsid w:val="00477EE6"/>
    <w:rsid w:val="00480755"/>
    <w:rsid w:val="00482629"/>
    <w:rsid w:val="00483471"/>
    <w:rsid w:val="00485865"/>
    <w:rsid w:val="0048629A"/>
    <w:rsid w:val="00487323"/>
    <w:rsid w:val="00487394"/>
    <w:rsid w:val="00490A25"/>
    <w:rsid w:val="0049275D"/>
    <w:rsid w:val="00493BE0"/>
    <w:rsid w:val="004944B6"/>
    <w:rsid w:val="00495441"/>
    <w:rsid w:val="00495EF5"/>
    <w:rsid w:val="0049758B"/>
    <w:rsid w:val="00497E01"/>
    <w:rsid w:val="004A07BA"/>
    <w:rsid w:val="004A0866"/>
    <w:rsid w:val="004A13C2"/>
    <w:rsid w:val="004A1C0C"/>
    <w:rsid w:val="004A29C3"/>
    <w:rsid w:val="004A30C7"/>
    <w:rsid w:val="004A332A"/>
    <w:rsid w:val="004A43EB"/>
    <w:rsid w:val="004A478F"/>
    <w:rsid w:val="004A4AA7"/>
    <w:rsid w:val="004A7EB0"/>
    <w:rsid w:val="004B00AE"/>
    <w:rsid w:val="004B0150"/>
    <w:rsid w:val="004B02B5"/>
    <w:rsid w:val="004B049C"/>
    <w:rsid w:val="004B0A6A"/>
    <w:rsid w:val="004B1847"/>
    <w:rsid w:val="004B2B67"/>
    <w:rsid w:val="004B46B0"/>
    <w:rsid w:val="004B4E20"/>
    <w:rsid w:val="004B5B0C"/>
    <w:rsid w:val="004B748C"/>
    <w:rsid w:val="004B7CBA"/>
    <w:rsid w:val="004C0D81"/>
    <w:rsid w:val="004C1A07"/>
    <w:rsid w:val="004C24EF"/>
    <w:rsid w:val="004C2A09"/>
    <w:rsid w:val="004C2E89"/>
    <w:rsid w:val="004C449C"/>
    <w:rsid w:val="004C46F9"/>
    <w:rsid w:val="004C48E4"/>
    <w:rsid w:val="004C5050"/>
    <w:rsid w:val="004C5635"/>
    <w:rsid w:val="004C5945"/>
    <w:rsid w:val="004C6338"/>
    <w:rsid w:val="004C651E"/>
    <w:rsid w:val="004C7FDC"/>
    <w:rsid w:val="004D114F"/>
    <w:rsid w:val="004D2541"/>
    <w:rsid w:val="004D2C33"/>
    <w:rsid w:val="004D33E7"/>
    <w:rsid w:val="004D34A3"/>
    <w:rsid w:val="004D4F2E"/>
    <w:rsid w:val="004D69CC"/>
    <w:rsid w:val="004D7507"/>
    <w:rsid w:val="004E14B5"/>
    <w:rsid w:val="004E28A7"/>
    <w:rsid w:val="004E2E93"/>
    <w:rsid w:val="004E40C7"/>
    <w:rsid w:val="004E47D3"/>
    <w:rsid w:val="004E4BF9"/>
    <w:rsid w:val="004E551A"/>
    <w:rsid w:val="004E564E"/>
    <w:rsid w:val="004E63B6"/>
    <w:rsid w:val="004E65E0"/>
    <w:rsid w:val="004E68BC"/>
    <w:rsid w:val="004E72B4"/>
    <w:rsid w:val="004E7B71"/>
    <w:rsid w:val="004F2CA5"/>
    <w:rsid w:val="004F2D06"/>
    <w:rsid w:val="004F345E"/>
    <w:rsid w:val="004F3AFC"/>
    <w:rsid w:val="004F3C99"/>
    <w:rsid w:val="004F6454"/>
    <w:rsid w:val="004F67CE"/>
    <w:rsid w:val="004F6F8B"/>
    <w:rsid w:val="005004D0"/>
    <w:rsid w:val="00500752"/>
    <w:rsid w:val="00501A0F"/>
    <w:rsid w:val="005024C6"/>
    <w:rsid w:val="00502E3A"/>
    <w:rsid w:val="005039C4"/>
    <w:rsid w:val="00503D8C"/>
    <w:rsid w:val="0050425B"/>
    <w:rsid w:val="00505DAA"/>
    <w:rsid w:val="00505F81"/>
    <w:rsid w:val="00507578"/>
    <w:rsid w:val="00507BA8"/>
    <w:rsid w:val="0051175A"/>
    <w:rsid w:val="0051177A"/>
    <w:rsid w:val="005119FF"/>
    <w:rsid w:val="00512EF9"/>
    <w:rsid w:val="0051487A"/>
    <w:rsid w:val="00514B6B"/>
    <w:rsid w:val="00515BF4"/>
    <w:rsid w:val="00516D3F"/>
    <w:rsid w:val="00516ED3"/>
    <w:rsid w:val="00517CA8"/>
    <w:rsid w:val="00517D66"/>
    <w:rsid w:val="0052009F"/>
    <w:rsid w:val="00520A19"/>
    <w:rsid w:val="00526A53"/>
    <w:rsid w:val="00527AAD"/>
    <w:rsid w:val="00530A34"/>
    <w:rsid w:val="00533046"/>
    <w:rsid w:val="00533BC7"/>
    <w:rsid w:val="00534086"/>
    <w:rsid w:val="005341BA"/>
    <w:rsid w:val="005347DE"/>
    <w:rsid w:val="00536696"/>
    <w:rsid w:val="00540A68"/>
    <w:rsid w:val="00541541"/>
    <w:rsid w:val="00542699"/>
    <w:rsid w:val="005435A3"/>
    <w:rsid w:val="00544763"/>
    <w:rsid w:val="005469CF"/>
    <w:rsid w:val="00546E78"/>
    <w:rsid w:val="0054769F"/>
    <w:rsid w:val="00550A05"/>
    <w:rsid w:val="00551496"/>
    <w:rsid w:val="00551725"/>
    <w:rsid w:val="0055312E"/>
    <w:rsid w:val="005533E8"/>
    <w:rsid w:val="00554410"/>
    <w:rsid w:val="0055452A"/>
    <w:rsid w:val="00554626"/>
    <w:rsid w:val="00554E18"/>
    <w:rsid w:val="00555AC5"/>
    <w:rsid w:val="005566FC"/>
    <w:rsid w:val="00560935"/>
    <w:rsid w:val="00560E63"/>
    <w:rsid w:val="0056469E"/>
    <w:rsid w:val="00564744"/>
    <w:rsid w:val="00564B7E"/>
    <w:rsid w:val="00565F44"/>
    <w:rsid w:val="00567D6F"/>
    <w:rsid w:val="00570251"/>
    <w:rsid w:val="00570444"/>
    <w:rsid w:val="005705A3"/>
    <w:rsid w:val="00570C19"/>
    <w:rsid w:val="00570F52"/>
    <w:rsid w:val="0057172D"/>
    <w:rsid w:val="00571B37"/>
    <w:rsid w:val="00573B67"/>
    <w:rsid w:val="00577999"/>
    <w:rsid w:val="00581C2A"/>
    <w:rsid w:val="0058213E"/>
    <w:rsid w:val="00583B4C"/>
    <w:rsid w:val="005840B3"/>
    <w:rsid w:val="00585FC5"/>
    <w:rsid w:val="00586E15"/>
    <w:rsid w:val="00587439"/>
    <w:rsid w:val="005901AE"/>
    <w:rsid w:val="005904E3"/>
    <w:rsid w:val="005909CA"/>
    <w:rsid w:val="00594E15"/>
    <w:rsid w:val="00595054"/>
    <w:rsid w:val="00595B51"/>
    <w:rsid w:val="00596CA2"/>
    <w:rsid w:val="00597C9B"/>
    <w:rsid w:val="00597D03"/>
    <w:rsid w:val="005A07F6"/>
    <w:rsid w:val="005A0950"/>
    <w:rsid w:val="005A0F14"/>
    <w:rsid w:val="005A373C"/>
    <w:rsid w:val="005A5931"/>
    <w:rsid w:val="005A6307"/>
    <w:rsid w:val="005A7399"/>
    <w:rsid w:val="005B226C"/>
    <w:rsid w:val="005B3F20"/>
    <w:rsid w:val="005B3F9A"/>
    <w:rsid w:val="005B43A5"/>
    <w:rsid w:val="005B47CA"/>
    <w:rsid w:val="005B73B7"/>
    <w:rsid w:val="005C01AB"/>
    <w:rsid w:val="005C16B6"/>
    <w:rsid w:val="005C1913"/>
    <w:rsid w:val="005C2074"/>
    <w:rsid w:val="005C31F1"/>
    <w:rsid w:val="005C4D2A"/>
    <w:rsid w:val="005C50A0"/>
    <w:rsid w:val="005C5CE0"/>
    <w:rsid w:val="005C6BEB"/>
    <w:rsid w:val="005C72BB"/>
    <w:rsid w:val="005C7623"/>
    <w:rsid w:val="005D23C0"/>
    <w:rsid w:val="005D364D"/>
    <w:rsid w:val="005D4E51"/>
    <w:rsid w:val="005D63A5"/>
    <w:rsid w:val="005D66AF"/>
    <w:rsid w:val="005D674F"/>
    <w:rsid w:val="005D790F"/>
    <w:rsid w:val="005D7A4D"/>
    <w:rsid w:val="005D7CF1"/>
    <w:rsid w:val="005E1EB1"/>
    <w:rsid w:val="005E2638"/>
    <w:rsid w:val="005E52E6"/>
    <w:rsid w:val="005E6263"/>
    <w:rsid w:val="005E6DB2"/>
    <w:rsid w:val="005E76B0"/>
    <w:rsid w:val="005F2702"/>
    <w:rsid w:val="005F3D0F"/>
    <w:rsid w:val="005F662A"/>
    <w:rsid w:val="005F6D81"/>
    <w:rsid w:val="006002BB"/>
    <w:rsid w:val="006002D7"/>
    <w:rsid w:val="0060153E"/>
    <w:rsid w:val="0060163C"/>
    <w:rsid w:val="006050AC"/>
    <w:rsid w:val="006052BE"/>
    <w:rsid w:val="00606F56"/>
    <w:rsid w:val="0060708E"/>
    <w:rsid w:val="0060778B"/>
    <w:rsid w:val="00610F1E"/>
    <w:rsid w:val="00611CC4"/>
    <w:rsid w:val="006135B3"/>
    <w:rsid w:val="00614AF2"/>
    <w:rsid w:val="00616119"/>
    <w:rsid w:val="0061635F"/>
    <w:rsid w:val="006171FD"/>
    <w:rsid w:val="006175A9"/>
    <w:rsid w:val="00620194"/>
    <w:rsid w:val="00620E01"/>
    <w:rsid w:val="006218C9"/>
    <w:rsid w:val="006232E2"/>
    <w:rsid w:val="006235DA"/>
    <w:rsid w:val="0062436F"/>
    <w:rsid w:val="006260FF"/>
    <w:rsid w:val="00627189"/>
    <w:rsid w:val="00627723"/>
    <w:rsid w:val="006310C1"/>
    <w:rsid w:val="006327FD"/>
    <w:rsid w:val="006329C9"/>
    <w:rsid w:val="00633547"/>
    <w:rsid w:val="006339C1"/>
    <w:rsid w:val="00634E32"/>
    <w:rsid w:val="006361A3"/>
    <w:rsid w:val="00640A01"/>
    <w:rsid w:val="006429D2"/>
    <w:rsid w:val="00642CBB"/>
    <w:rsid w:val="00642EAC"/>
    <w:rsid w:val="006450D9"/>
    <w:rsid w:val="006455A8"/>
    <w:rsid w:val="0065102C"/>
    <w:rsid w:val="006515D3"/>
    <w:rsid w:val="006522DF"/>
    <w:rsid w:val="00656162"/>
    <w:rsid w:val="00657321"/>
    <w:rsid w:val="0065742F"/>
    <w:rsid w:val="00657CDB"/>
    <w:rsid w:val="00661F73"/>
    <w:rsid w:val="00662E9F"/>
    <w:rsid w:val="0066560E"/>
    <w:rsid w:val="006667B3"/>
    <w:rsid w:val="00671DBC"/>
    <w:rsid w:val="00672BED"/>
    <w:rsid w:val="00673D50"/>
    <w:rsid w:val="00673FC6"/>
    <w:rsid w:val="006750E5"/>
    <w:rsid w:val="00675457"/>
    <w:rsid w:val="00677FD4"/>
    <w:rsid w:val="00680362"/>
    <w:rsid w:val="00680D22"/>
    <w:rsid w:val="00682839"/>
    <w:rsid w:val="00683848"/>
    <w:rsid w:val="00684C92"/>
    <w:rsid w:val="00685484"/>
    <w:rsid w:val="00692FD9"/>
    <w:rsid w:val="006945F0"/>
    <w:rsid w:val="006950BB"/>
    <w:rsid w:val="00695188"/>
    <w:rsid w:val="00695223"/>
    <w:rsid w:val="00697A8E"/>
    <w:rsid w:val="00697B76"/>
    <w:rsid w:val="006A08C4"/>
    <w:rsid w:val="006A0FDE"/>
    <w:rsid w:val="006A5B89"/>
    <w:rsid w:val="006A630D"/>
    <w:rsid w:val="006A6CAE"/>
    <w:rsid w:val="006B0170"/>
    <w:rsid w:val="006B23AA"/>
    <w:rsid w:val="006B3F2B"/>
    <w:rsid w:val="006B5CFD"/>
    <w:rsid w:val="006B6685"/>
    <w:rsid w:val="006B6AB6"/>
    <w:rsid w:val="006B7276"/>
    <w:rsid w:val="006B7284"/>
    <w:rsid w:val="006B79A3"/>
    <w:rsid w:val="006B7D14"/>
    <w:rsid w:val="006C0CA9"/>
    <w:rsid w:val="006C119C"/>
    <w:rsid w:val="006C1A80"/>
    <w:rsid w:val="006C2162"/>
    <w:rsid w:val="006C3BFB"/>
    <w:rsid w:val="006C52B7"/>
    <w:rsid w:val="006C5A86"/>
    <w:rsid w:val="006C60F7"/>
    <w:rsid w:val="006D00AB"/>
    <w:rsid w:val="006D016F"/>
    <w:rsid w:val="006D2682"/>
    <w:rsid w:val="006D4F2A"/>
    <w:rsid w:val="006D4F6D"/>
    <w:rsid w:val="006D5008"/>
    <w:rsid w:val="006D580E"/>
    <w:rsid w:val="006D6D3A"/>
    <w:rsid w:val="006D72EE"/>
    <w:rsid w:val="006E09A3"/>
    <w:rsid w:val="006E28DD"/>
    <w:rsid w:val="006E3480"/>
    <w:rsid w:val="006E3937"/>
    <w:rsid w:val="006E3FFD"/>
    <w:rsid w:val="006E4D8C"/>
    <w:rsid w:val="006E6E6B"/>
    <w:rsid w:val="006E7FF5"/>
    <w:rsid w:val="006F14C0"/>
    <w:rsid w:val="006F1C9B"/>
    <w:rsid w:val="006F31FF"/>
    <w:rsid w:val="006F367D"/>
    <w:rsid w:val="006F7992"/>
    <w:rsid w:val="007009B2"/>
    <w:rsid w:val="00704EA9"/>
    <w:rsid w:val="00705625"/>
    <w:rsid w:val="00705FB7"/>
    <w:rsid w:val="0070739A"/>
    <w:rsid w:val="0070741B"/>
    <w:rsid w:val="00710989"/>
    <w:rsid w:val="00716DA9"/>
    <w:rsid w:val="00717C56"/>
    <w:rsid w:val="007210A0"/>
    <w:rsid w:val="007229AD"/>
    <w:rsid w:val="007238D8"/>
    <w:rsid w:val="007248BE"/>
    <w:rsid w:val="00726A50"/>
    <w:rsid w:val="00727D94"/>
    <w:rsid w:val="00731C69"/>
    <w:rsid w:val="007325A0"/>
    <w:rsid w:val="00732F23"/>
    <w:rsid w:val="0073321B"/>
    <w:rsid w:val="00733978"/>
    <w:rsid w:val="00733CA9"/>
    <w:rsid w:val="007359F0"/>
    <w:rsid w:val="00735E65"/>
    <w:rsid w:val="00736F42"/>
    <w:rsid w:val="00737421"/>
    <w:rsid w:val="00740D9A"/>
    <w:rsid w:val="00741BFC"/>
    <w:rsid w:val="00742027"/>
    <w:rsid w:val="00742E99"/>
    <w:rsid w:val="00743D4C"/>
    <w:rsid w:val="00744E36"/>
    <w:rsid w:val="0074518F"/>
    <w:rsid w:val="00746191"/>
    <w:rsid w:val="00746E54"/>
    <w:rsid w:val="00747A2C"/>
    <w:rsid w:val="00747BFC"/>
    <w:rsid w:val="00750327"/>
    <w:rsid w:val="007504EC"/>
    <w:rsid w:val="00751458"/>
    <w:rsid w:val="00751E58"/>
    <w:rsid w:val="0075214F"/>
    <w:rsid w:val="00752601"/>
    <w:rsid w:val="00753F28"/>
    <w:rsid w:val="00757CB7"/>
    <w:rsid w:val="00760041"/>
    <w:rsid w:val="00760299"/>
    <w:rsid w:val="00760367"/>
    <w:rsid w:val="00761231"/>
    <w:rsid w:val="00762B91"/>
    <w:rsid w:val="0076368A"/>
    <w:rsid w:val="00763857"/>
    <w:rsid w:val="00764847"/>
    <w:rsid w:val="00764FAD"/>
    <w:rsid w:val="00765525"/>
    <w:rsid w:val="007657CF"/>
    <w:rsid w:val="0076637B"/>
    <w:rsid w:val="00766861"/>
    <w:rsid w:val="00774462"/>
    <w:rsid w:val="00774F0B"/>
    <w:rsid w:val="007751A8"/>
    <w:rsid w:val="00775400"/>
    <w:rsid w:val="007757F8"/>
    <w:rsid w:val="00777414"/>
    <w:rsid w:val="00780154"/>
    <w:rsid w:val="007820D9"/>
    <w:rsid w:val="00782188"/>
    <w:rsid w:val="007854E9"/>
    <w:rsid w:val="0079080D"/>
    <w:rsid w:val="00791691"/>
    <w:rsid w:val="00791D0F"/>
    <w:rsid w:val="00792136"/>
    <w:rsid w:val="007930BF"/>
    <w:rsid w:val="00793585"/>
    <w:rsid w:val="00794230"/>
    <w:rsid w:val="00795903"/>
    <w:rsid w:val="0079622F"/>
    <w:rsid w:val="0079774E"/>
    <w:rsid w:val="007A1DA2"/>
    <w:rsid w:val="007A30E3"/>
    <w:rsid w:val="007A376F"/>
    <w:rsid w:val="007A50A9"/>
    <w:rsid w:val="007A682E"/>
    <w:rsid w:val="007A69EC"/>
    <w:rsid w:val="007A7CE6"/>
    <w:rsid w:val="007B0898"/>
    <w:rsid w:val="007B0B6F"/>
    <w:rsid w:val="007B0F2A"/>
    <w:rsid w:val="007B160E"/>
    <w:rsid w:val="007B1724"/>
    <w:rsid w:val="007B1FB4"/>
    <w:rsid w:val="007B2904"/>
    <w:rsid w:val="007B4362"/>
    <w:rsid w:val="007B4A62"/>
    <w:rsid w:val="007B5AA4"/>
    <w:rsid w:val="007C0E37"/>
    <w:rsid w:val="007C217F"/>
    <w:rsid w:val="007C27CC"/>
    <w:rsid w:val="007C45B0"/>
    <w:rsid w:val="007C7609"/>
    <w:rsid w:val="007D0867"/>
    <w:rsid w:val="007D0ADE"/>
    <w:rsid w:val="007D0B9A"/>
    <w:rsid w:val="007D0BE9"/>
    <w:rsid w:val="007D2E2A"/>
    <w:rsid w:val="007D2EF7"/>
    <w:rsid w:val="007D35A4"/>
    <w:rsid w:val="007D40D4"/>
    <w:rsid w:val="007D7ACA"/>
    <w:rsid w:val="007E0003"/>
    <w:rsid w:val="007E0C4D"/>
    <w:rsid w:val="007E18AE"/>
    <w:rsid w:val="007E36F5"/>
    <w:rsid w:val="007E39D2"/>
    <w:rsid w:val="007E4576"/>
    <w:rsid w:val="007E5D38"/>
    <w:rsid w:val="007E5F08"/>
    <w:rsid w:val="007E5F3C"/>
    <w:rsid w:val="007E670E"/>
    <w:rsid w:val="007E72A3"/>
    <w:rsid w:val="007F056A"/>
    <w:rsid w:val="007F0AC3"/>
    <w:rsid w:val="007F0B18"/>
    <w:rsid w:val="007F176A"/>
    <w:rsid w:val="007F2A05"/>
    <w:rsid w:val="007F3043"/>
    <w:rsid w:val="007F3434"/>
    <w:rsid w:val="007F47FA"/>
    <w:rsid w:val="007F7400"/>
    <w:rsid w:val="007F785D"/>
    <w:rsid w:val="008002E7"/>
    <w:rsid w:val="0080219A"/>
    <w:rsid w:val="008021AC"/>
    <w:rsid w:val="00803131"/>
    <w:rsid w:val="008032C6"/>
    <w:rsid w:val="008040F9"/>
    <w:rsid w:val="00804317"/>
    <w:rsid w:val="0080482D"/>
    <w:rsid w:val="008058B7"/>
    <w:rsid w:val="0080637C"/>
    <w:rsid w:val="0080659C"/>
    <w:rsid w:val="00807883"/>
    <w:rsid w:val="008118DC"/>
    <w:rsid w:val="00811CC8"/>
    <w:rsid w:val="00811FF5"/>
    <w:rsid w:val="008122DD"/>
    <w:rsid w:val="008126B7"/>
    <w:rsid w:val="00812B84"/>
    <w:rsid w:val="00813358"/>
    <w:rsid w:val="00814CB6"/>
    <w:rsid w:val="00816B5F"/>
    <w:rsid w:val="0082115C"/>
    <w:rsid w:val="008220DF"/>
    <w:rsid w:val="008224AE"/>
    <w:rsid w:val="00822D3B"/>
    <w:rsid w:val="0082317F"/>
    <w:rsid w:val="0082381D"/>
    <w:rsid w:val="008248AF"/>
    <w:rsid w:val="00824EAC"/>
    <w:rsid w:val="00825871"/>
    <w:rsid w:val="00826833"/>
    <w:rsid w:val="008278D2"/>
    <w:rsid w:val="008308AF"/>
    <w:rsid w:val="00830D60"/>
    <w:rsid w:val="0083193F"/>
    <w:rsid w:val="00832979"/>
    <w:rsid w:val="008336C9"/>
    <w:rsid w:val="00833D8B"/>
    <w:rsid w:val="00836AD8"/>
    <w:rsid w:val="00840418"/>
    <w:rsid w:val="008408F5"/>
    <w:rsid w:val="008422F6"/>
    <w:rsid w:val="00844E46"/>
    <w:rsid w:val="00845E1D"/>
    <w:rsid w:val="00847337"/>
    <w:rsid w:val="008478D1"/>
    <w:rsid w:val="008512B5"/>
    <w:rsid w:val="008515FC"/>
    <w:rsid w:val="00851A75"/>
    <w:rsid w:val="00853A5C"/>
    <w:rsid w:val="008541DE"/>
    <w:rsid w:val="00855EC5"/>
    <w:rsid w:val="008639B9"/>
    <w:rsid w:val="00863F89"/>
    <w:rsid w:val="008642D5"/>
    <w:rsid w:val="00864427"/>
    <w:rsid w:val="00865E19"/>
    <w:rsid w:val="008679AA"/>
    <w:rsid w:val="00867C40"/>
    <w:rsid w:val="00871BC7"/>
    <w:rsid w:val="0087285B"/>
    <w:rsid w:val="0087307A"/>
    <w:rsid w:val="008740C1"/>
    <w:rsid w:val="00874F6D"/>
    <w:rsid w:val="00875F60"/>
    <w:rsid w:val="0087783D"/>
    <w:rsid w:val="00877AAE"/>
    <w:rsid w:val="00877EDF"/>
    <w:rsid w:val="008807E2"/>
    <w:rsid w:val="00880A76"/>
    <w:rsid w:val="00880BB7"/>
    <w:rsid w:val="00880F36"/>
    <w:rsid w:val="0088324C"/>
    <w:rsid w:val="00883425"/>
    <w:rsid w:val="008836A7"/>
    <w:rsid w:val="0088463D"/>
    <w:rsid w:val="008851D8"/>
    <w:rsid w:val="00886C63"/>
    <w:rsid w:val="008873DA"/>
    <w:rsid w:val="0089111D"/>
    <w:rsid w:val="0089308A"/>
    <w:rsid w:val="008939EC"/>
    <w:rsid w:val="00896244"/>
    <w:rsid w:val="0089642C"/>
    <w:rsid w:val="0089757F"/>
    <w:rsid w:val="00897AD6"/>
    <w:rsid w:val="008A0D07"/>
    <w:rsid w:val="008A1066"/>
    <w:rsid w:val="008A2734"/>
    <w:rsid w:val="008A30AC"/>
    <w:rsid w:val="008A3CF4"/>
    <w:rsid w:val="008A4911"/>
    <w:rsid w:val="008A56D6"/>
    <w:rsid w:val="008A6675"/>
    <w:rsid w:val="008B091A"/>
    <w:rsid w:val="008B15D9"/>
    <w:rsid w:val="008B1D88"/>
    <w:rsid w:val="008B1F84"/>
    <w:rsid w:val="008B44F5"/>
    <w:rsid w:val="008B5369"/>
    <w:rsid w:val="008B5CA9"/>
    <w:rsid w:val="008B6021"/>
    <w:rsid w:val="008B6A38"/>
    <w:rsid w:val="008C054C"/>
    <w:rsid w:val="008C358A"/>
    <w:rsid w:val="008C4324"/>
    <w:rsid w:val="008C4736"/>
    <w:rsid w:val="008C5363"/>
    <w:rsid w:val="008C6257"/>
    <w:rsid w:val="008C7073"/>
    <w:rsid w:val="008C7FDA"/>
    <w:rsid w:val="008D12A7"/>
    <w:rsid w:val="008D5A22"/>
    <w:rsid w:val="008D61D4"/>
    <w:rsid w:val="008D63BA"/>
    <w:rsid w:val="008D6496"/>
    <w:rsid w:val="008D6B54"/>
    <w:rsid w:val="008D6BFE"/>
    <w:rsid w:val="008D6E83"/>
    <w:rsid w:val="008D6EEE"/>
    <w:rsid w:val="008E20B7"/>
    <w:rsid w:val="008E41E5"/>
    <w:rsid w:val="008E43E5"/>
    <w:rsid w:val="008E55B9"/>
    <w:rsid w:val="008E63A0"/>
    <w:rsid w:val="008E6A1A"/>
    <w:rsid w:val="008F5349"/>
    <w:rsid w:val="008F60B4"/>
    <w:rsid w:val="008F6CD1"/>
    <w:rsid w:val="008F7C27"/>
    <w:rsid w:val="00900B17"/>
    <w:rsid w:val="00900EC2"/>
    <w:rsid w:val="00901185"/>
    <w:rsid w:val="009013D9"/>
    <w:rsid w:val="009016BB"/>
    <w:rsid w:val="00902935"/>
    <w:rsid w:val="0090335B"/>
    <w:rsid w:val="00903543"/>
    <w:rsid w:val="00905B43"/>
    <w:rsid w:val="00905C7E"/>
    <w:rsid w:val="00905CBD"/>
    <w:rsid w:val="00907CF0"/>
    <w:rsid w:val="00910373"/>
    <w:rsid w:val="00910418"/>
    <w:rsid w:val="009125AE"/>
    <w:rsid w:val="00912DCA"/>
    <w:rsid w:val="009135BB"/>
    <w:rsid w:val="00915A8B"/>
    <w:rsid w:val="0092062C"/>
    <w:rsid w:val="009216F7"/>
    <w:rsid w:val="00922C10"/>
    <w:rsid w:val="00926A36"/>
    <w:rsid w:val="0092780B"/>
    <w:rsid w:val="009279CC"/>
    <w:rsid w:val="00931CCB"/>
    <w:rsid w:val="00932ADE"/>
    <w:rsid w:val="00934D31"/>
    <w:rsid w:val="0093664D"/>
    <w:rsid w:val="00941050"/>
    <w:rsid w:val="009412BE"/>
    <w:rsid w:val="00942C3C"/>
    <w:rsid w:val="00942ED2"/>
    <w:rsid w:val="00942FB7"/>
    <w:rsid w:val="009431F6"/>
    <w:rsid w:val="009445E5"/>
    <w:rsid w:val="00944E28"/>
    <w:rsid w:val="0094694C"/>
    <w:rsid w:val="009473EA"/>
    <w:rsid w:val="00950817"/>
    <w:rsid w:val="0095083E"/>
    <w:rsid w:val="009517C3"/>
    <w:rsid w:val="0095224C"/>
    <w:rsid w:val="009537DF"/>
    <w:rsid w:val="00953EFB"/>
    <w:rsid w:val="009563F0"/>
    <w:rsid w:val="00957176"/>
    <w:rsid w:val="009611D2"/>
    <w:rsid w:val="00961F16"/>
    <w:rsid w:val="009631EF"/>
    <w:rsid w:val="009637CC"/>
    <w:rsid w:val="00965AC0"/>
    <w:rsid w:val="00966B75"/>
    <w:rsid w:val="0097060C"/>
    <w:rsid w:val="00971540"/>
    <w:rsid w:val="00971854"/>
    <w:rsid w:val="00972203"/>
    <w:rsid w:val="00974C12"/>
    <w:rsid w:val="00975483"/>
    <w:rsid w:val="00980ED5"/>
    <w:rsid w:val="00982C6B"/>
    <w:rsid w:val="00983D83"/>
    <w:rsid w:val="0098464D"/>
    <w:rsid w:val="00986828"/>
    <w:rsid w:val="00986BC6"/>
    <w:rsid w:val="00987EC8"/>
    <w:rsid w:val="009905EA"/>
    <w:rsid w:val="00991737"/>
    <w:rsid w:val="009963B6"/>
    <w:rsid w:val="00996608"/>
    <w:rsid w:val="00997BBD"/>
    <w:rsid w:val="009A2A31"/>
    <w:rsid w:val="009A2ED2"/>
    <w:rsid w:val="009A3FD7"/>
    <w:rsid w:val="009A5449"/>
    <w:rsid w:val="009A5EEE"/>
    <w:rsid w:val="009A5FEA"/>
    <w:rsid w:val="009A79A6"/>
    <w:rsid w:val="009B162C"/>
    <w:rsid w:val="009B2890"/>
    <w:rsid w:val="009B316E"/>
    <w:rsid w:val="009B37A4"/>
    <w:rsid w:val="009B41F9"/>
    <w:rsid w:val="009B4B28"/>
    <w:rsid w:val="009B50CA"/>
    <w:rsid w:val="009B511D"/>
    <w:rsid w:val="009B5A1E"/>
    <w:rsid w:val="009B5A9D"/>
    <w:rsid w:val="009B6E56"/>
    <w:rsid w:val="009B77A8"/>
    <w:rsid w:val="009B77D6"/>
    <w:rsid w:val="009C1C3C"/>
    <w:rsid w:val="009C2649"/>
    <w:rsid w:val="009C4782"/>
    <w:rsid w:val="009C65A9"/>
    <w:rsid w:val="009C6AE6"/>
    <w:rsid w:val="009C71CB"/>
    <w:rsid w:val="009C78EC"/>
    <w:rsid w:val="009C7DAF"/>
    <w:rsid w:val="009D01A9"/>
    <w:rsid w:val="009D08F8"/>
    <w:rsid w:val="009D0F70"/>
    <w:rsid w:val="009D1832"/>
    <w:rsid w:val="009D2EEC"/>
    <w:rsid w:val="009D350D"/>
    <w:rsid w:val="009D3B7B"/>
    <w:rsid w:val="009D4A6B"/>
    <w:rsid w:val="009D5CF0"/>
    <w:rsid w:val="009D6034"/>
    <w:rsid w:val="009D67DC"/>
    <w:rsid w:val="009D7CD5"/>
    <w:rsid w:val="009E029F"/>
    <w:rsid w:val="009E0991"/>
    <w:rsid w:val="009E0BCA"/>
    <w:rsid w:val="009E0BEA"/>
    <w:rsid w:val="009E1017"/>
    <w:rsid w:val="009E1874"/>
    <w:rsid w:val="009E1A5E"/>
    <w:rsid w:val="009E1A6E"/>
    <w:rsid w:val="009E35BB"/>
    <w:rsid w:val="009E3753"/>
    <w:rsid w:val="009E38B6"/>
    <w:rsid w:val="009E395A"/>
    <w:rsid w:val="009E4AC2"/>
    <w:rsid w:val="009E63D5"/>
    <w:rsid w:val="009E6A55"/>
    <w:rsid w:val="009F053E"/>
    <w:rsid w:val="009F11F6"/>
    <w:rsid w:val="009F15EB"/>
    <w:rsid w:val="009F293E"/>
    <w:rsid w:val="009F2C42"/>
    <w:rsid w:val="009F4153"/>
    <w:rsid w:val="009F4BA2"/>
    <w:rsid w:val="009F521D"/>
    <w:rsid w:val="009F6248"/>
    <w:rsid w:val="009F625F"/>
    <w:rsid w:val="009F6D2B"/>
    <w:rsid w:val="009F6EE2"/>
    <w:rsid w:val="009F79E0"/>
    <w:rsid w:val="009F7CA2"/>
    <w:rsid w:val="00A016D7"/>
    <w:rsid w:val="00A01711"/>
    <w:rsid w:val="00A021E0"/>
    <w:rsid w:val="00A035CC"/>
    <w:rsid w:val="00A03716"/>
    <w:rsid w:val="00A0478A"/>
    <w:rsid w:val="00A060DB"/>
    <w:rsid w:val="00A0697E"/>
    <w:rsid w:val="00A074A3"/>
    <w:rsid w:val="00A07D79"/>
    <w:rsid w:val="00A106B0"/>
    <w:rsid w:val="00A1134C"/>
    <w:rsid w:val="00A11C39"/>
    <w:rsid w:val="00A13AF9"/>
    <w:rsid w:val="00A13D60"/>
    <w:rsid w:val="00A14073"/>
    <w:rsid w:val="00A15B3E"/>
    <w:rsid w:val="00A164A3"/>
    <w:rsid w:val="00A202F1"/>
    <w:rsid w:val="00A20F34"/>
    <w:rsid w:val="00A213DF"/>
    <w:rsid w:val="00A22AC3"/>
    <w:rsid w:val="00A22C95"/>
    <w:rsid w:val="00A237CC"/>
    <w:rsid w:val="00A259E6"/>
    <w:rsid w:val="00A26DE0"/>
    <w:rsid w:val="00A30142"/>
    <w:rsid w:val="00A30E93"/>
    <w:rsid w:val="00A320F0"/>
    <w:rsid w:val="00A33472"/>
    <w:rsid w:val="00A350C7"/>
    <w:rsid w:val="00A3580A"/>
    <w:rsid w:val="00A36495"/>
    <w:rsid w:val="00A3775E"/>
    <w:rsid w:val="00A42110"/>
    <w:rsid w:val="00A4273D"/>
    <w:rsid w:val="00A430BD"/>
    <w:rsid w:val="00A43FDC"/>
    <w:rsid w:val="00A44357"/>
    <w:rsid w:val="00A45F30"/>
    <w:rsid w:val="00A46AF4"/>
    <w:rsid w:val="00A46F83"/>
    <w:rsid w:val="00A505EC"/>
    <w:rsid w:val="00A52D56"/>
    <w:rsid w:val="00A52DC3"/>
    <w:rsid w:val="00A533F9"/>
    <w:rsid w:val="00A53A6D"/>
    <w:rsid w:val="00A53AB0"/>
    <w:rsid w:val="00A53F7F"/>
    <w:rsid w:val="00A54C1D"/>
    <w:rsid w:val="00A54FA1"/>
    <w:rsid w:val="00A55C2B"/>
    <w:rsid w:val="00A55CE7"/>
    <w:rsid w:val="00A56634"/>
    <w:rsid w:val="00A574EC"/>
    <w:rsid w:val="00A57F58"/>
    <w:rsid w:val="00A6002D"/>
    <w:rsid w:val="00A600D0"/>
    <w:rsid w:val="00A602CB"/>
    <w:rsid w:val="00A62EEC"/>
    <w:rsid w:val="00A633A2"/>
    <w:rsid w:val="00A66DE5"/>
    <w:rsid w:val="00A673D3"/>
    <w:rsid w:val="00A70822"/>
    <w:rsid w:val="00A71395"/>
    <w:rsid w:val="00A714FE"/>
    <w:rsid w:val="00A73B4D"/>
    <w:rsid w:val="00A7557E"/>
    <w:rsid w:val="00A76241"/>
    <w:rsid w:val="00A76CF9"/>
    <w:rsid w:val="00A777FE"/>
    <w:rsid w:val="00A77CCC"/>
    <w:rsid w:val="00A80113"/>
    <w:rsid w:val="00A8202A"/>
    <w:rsid w:val="00A826C0"/>
    <w:rsid w:val="00A84236"/>
    <w:rsid w:val="00A849F2"/>
    <w:rsid w:val="00A8625B"/>
    <w:rsid w:val="00A868B8"/>
    <w:rsid w:val="00A900C6"/>
    <w:rsid w:val="00A909B8"/>
    <w:rsid w:val="00A91D2E"/>
    <w:rsid w:val="00A9201F"/>
    <w:rsid w:val="00A92181"/>
    <w:rsid w:val="00A927FE"/>
    <w:rsid w:val="00A930F1"/>
    <w:rsid w:val="00A9425E"/>
    <w:rsid w:val="00A956E3"/>
    <w:rsid w:val="00A95DD8"/>
    <w:rsid w:val="00A96926"/>
    <w:rsid w:val="00A96B67"/>
    <w:rsid w:val="00AA02F9"/>
    <w:rsid w:val="00AA2811"/>
    <w:rsid w:val="00AA308F"/>
    <w:rsid w:val="00AA5235"/>
    <w:rsid w:val="00AA5C0E"/>
    <w:rsid w:val="00AA5C1C"/>
    <w:rsid w:val="00AB3B88"/>
    <w:rsid w:val="00AB4600"/>
    <w:rsid w:val="00AB6682"/>
    <w:rsid w:val="00AC08B7"/>
    <w:rsid w:val="00AC13FD"/>
    <w:rsid w:val="00AC1E40"/>
    <w:rsid w:val="00AC2FF3"/>
    <w:rsid w:val="00AC3B87"/>
    <w:rsid w:val="00AC40CE"/>
    <w:rsid w:val="00AC43E0"/>
    <w:rsid w:val="00AC440A"/>
    <w:rsid w:val="00AC485E"/>
    <w:rsid w:val="00AC7259"/>
    <w:rsid w:val="00AD0B96"/>
    <w:rsid w:val="00AD34D5"/>
    <w:rsid w:val="00AD48BC"/>
    <w:rsid w:val="00AD4C3C"/>
    <w:rsid w:val="00AD5682"/>
    <w:rsid w:val="00AE06A3"/>
    <w:rsid w:val="00AE1F5A"/>
    <w:rsid w:val="00AE2957"/>
    <w:rsid w:val="00AE4AC2"/>
    <w:rsid w:val="00AE5008"/>
    <w:rsid w:val="00AE5437"/>
    <w:rsid w:val="00AF2034"/>
    <w:rsid w:val="00AF21DA"/>
    <w:rsid w:val="00AF34E8"/>
    <w:rsid w:val="00AF4E51"/>
    <w:rsid w:val="00AF5923"/>
    <w:rsid w:val="00AF5BD9"/>
    <w:rsid w:val="00AF683A"/>
    <w:rsid w:val="00AF69E4"/>
    <w:rsid w:val="00AF7A8F"/>
    <w:rsid w:val="00B044BC"/>
    <w:rsid w:val="00B04A6E"/>
    <w:rsid w:val="00B04BE2"/>
    <w:rsid w:val="00B061BF"/>
    <w:rsid w:val="00B073DC"/>
    <w:rsid w:val="00B07A5B"/>
    <w:rsid w:val="00B13A14"/>
    <w:rsid w:val="00B142C6"/>
    <w:rsid w:val="00B166E8"/>
    <w:rsid w:val="00B16BC8"/>
    <w:rsid w:val="00B17F8C"/>
    <w:rsid w:val="00B226EA"/>
    <w:rsid w:val="00B23766"/>
    <w:rsid w:val="00B23A8E"/>
    <w:rsid w:val="00B245E3"/>
    <w:rsid w:val="00B2479D"/>
    <w:rsid w:val="00B27286"/>
    <w:rsid w:val="00B2784D"/>
    <w:rsid w:val="00B31123"/>
    <w:rsid w:val="00B3158C"/>
    <w:rsid w:val="00B325F9"/>
    <w:rsid w:val="00B32B15"/>
    <w:rsid w:val="00B32D0E"/>
    <w:rsid w:val="00B32E58"/>
    <w:rsid w:val="00B3312A"/>
    <w:rsid w:val="00B34D11"/>
    <w:rsid w:val="00B35FD9"/>
    <w:rsid w:val="00B3638D"/>
    <w:rsid w:val="00B368BC"/>
    <w:rsid w:val="00B4035C"/>
    <w:rsid w:val="00B41779"/>
    <w:rsid w:val="00B41C43"/>
    <w:rsid w:val="00B42529"/>
    <w:rsid w:val="00B45650"/>
    <w:rsid w:val="00B45FA5"/>
    <w:rsid w:val="00B46AF6"/>
    <w:rsid w:val="00B47290"/>
    <w:rsid w:val="00B476AC"/>
    <w:rsid w:val="00B5118D"/>
    <w:rsid w:val="00B516ED"/>
    <w:rsid w:val="00B51FAF"/>
    <w:rsid w:val="00B52559"/>
    <w:rsid w:val="00B525E8"/>
    <w:rsid w:val="00B529DA"/>
    <w:rsid w:val="00B531E8"/>
    <w:rsid w:val="00B532DE"/>
    <w:rsid w:val="00B548C9"/>
    <w:rsid w:val="00B54C72"/>
    <w:rsid w:val="00B551DE"/>
    <w:rsid w:val="00B559FE"/>
    <w:rsid w:val="00B56288"/>
    <w:rsid w:val="00B564B0"/>
    <w:rsid w:val="00B56B12"/>
    <w:rsid w:val="00B639F7"/>
    <w:rsid w:val="00B64597"/>
    <w:rsid w:val="00B64E3E"/>
    <w:rsid w:val="00B656D9"/>
    <w:rsid w:val="00B65C58"/>
    <w:rsid w:val="00B6604E"/>
    <w:rsid w:val="00B66AE4"/>
    <w:rsid w:val="00B679B5"/>
    <w:rsid w:val="00B71BDC"/>
    <w:rsid w:val="00B72094"/>
    <w:rsid w:val="00B736B8"/>
    <w:rsid w:val="00B73DA0"/>
    <w:rsid w:val="00B756BB"/>
    <w:rsid w:val="00B76660"/>
    <w:rsid w:val="00B76A31"/>
    <w:rsid w:val="00B77159"/>
    <w:rsid w:val="00B80427"/>
    <w:rsid w:val="00B81FEC"/>
    <w:rsid w:val="00B836C3"/>
    <w:rsid w:val="00B86239"/>
    <w:rsid w:val="00B86C20"/>
    <w:rsid w:val="00B86EA4"/>
    <w:rsid w:val="00B86FE4"/>
    <w:rsid w:val="00B9024A"/>
    <w:rsid w:val="00B90AA4"/>
    <w:rsid w:val="00B9184B"/>
    <w:rsid w:val="00B91B31"/>
    <w:rsid w:val="00B921DE"/>
    <w:rsid w:val="00B927D0"/>
    <w:rsid w:val="00B92F8B"/>
    <w:rsid w:val="00B92FA5"/>
    <w:rsid w:val="00B94106"/>
    <w:rsid w:val="00B95221"/>
    <w:rsid w:val="00B969B8"/>
    <w:rsid w:val="00BA04B2"/>
    <w:rsid w:val="00BA3C7B"/>
    <w:rsid w:val="00BA3DCA"/>
    <w:rsid w:val="00BA6680"/>
    <w:rsid w:val="00BB2A18"/>
    <w:rsid w:val="00BB4C70"/>
    <w:rsid w:val="00BB62EB"/>
    <w:rsid w:val="00BB6710"/>
    <w:rsid w:val="00BC1713"/>
    <w:rsid w:val="00BC4BE8"/>
    <w:rsid w:val="00BD0255"/>
    <w:rsid w:val="00BD06CF"/>
    <w:rsid w:val="00BD217F"/>
    <w:rsid w:val="00BD2952"/>
    <w:rsid w:val="00BD3766"/>
    <w:rsid w:val="00BD4236"/>
    <w:rsid w:val="00BD4A7B"/>
    <w:rsid w:val="00BD73A0"/>
    <w:rsid w:val="00BD76F5"/>
    <w:rsid w:val="00BE01CF"/>
    <w:rsid w:val="00BE13C4"/>
    <w:rsid w:val="00BE14A1"/>
    <w:rsid w:val="00BE2176"/>
    <w:rsid w:val="00BE2CE5"/>
    <w:rsid w:val="00BE2FD0"/>
    <w:rsid w:val="00BE3A15"/>
    <w:rsid w:val="00BE4894"/>
    <w:rsid w:val="00BE4E58"/>
    <w:rsid w:val="00BE5BA2"/>
    <w:rsid w:val="00BE6BB3"/>
    <w:rsid w:val="00BE7172"/>
    <w:rsid w:val="00BE741E"/>
    <w:rsid w:val="00BE7D61"/>
    <w:rsid w:val="00BF07EE"/>
    <w:rsid w:val="00BF1A30"/>
    <w:rsid w:val="00BF1D51"/>
    <w:rsid w:val="00BF30A5"/>
    <w:rsid w:val="00BF407C"/>
    <w:rsid w:val="00BF42E4"/>
    <w:rsid w:val="00BF5AAB"/>
    <w:rsid w:val="00BF5D2C"/>
    <w:rsid w:val="00BF63BC"/>
    <w:rsid w:val="00BF7CA7"/>
    <w:rsid w:val="00C008BD"/>
    <w:rsid w:val="00C00974"/>
    <w:rsid w:val="00C01186"/>
    <w:rsid w:val="00C016B7"/>
    <w:rsid w:val="00C01D4D"/>
    <w:rsid w:val="00C02C2A"/>
    <w:rsid w:val="00C044FA"/>
    <w:rsid w:val="00C05D58"/>
    <w:rsid w:val="00C06106"/>
    <w:rsid w:val="00C10A02"/>
    <w:rsid w:val="00C1218B"/>
    <w:rsid w:val="00C12279"/>
    <w:rsid w:val="00C162F9"/>
    <w:rsid w:val="00C1742C"/>
    <w:rsid w:val="00C1769F"/>
    <w:rsid w:val="00C17F11"/>
    <w:rsid w:val="00C20A86"/>
    <w:rsid w:val="00C2249F"/>
    <w:rsid w:val="00C23B81"/>
    <w:rsid w:val="00C23C21"/>
    <w:rsid w:val="00C23C92"/>
    <w:rsid w:val="00C2447E"/>
    <w:rsid w:val="00C25286"/>
    <w:rsid w:val="00C25520"/>
    <w:rsid w:val="00C2600C"/>
    <w:rsid w:val="00C26265"/>
    <w:rsid w:val="00C26EA0"/>
    <w:rsid w:val="00C275FC"/>
    <w:rsid w:val="00C33652"/>
    <w:rsid w:val="00C33682"/>
    <w:rsid w:val="00C3407E"/>
    <w:rsid w:val="00C36F62"/>
    <w:rsid w:val="00C407F5"/>
    <w:rsid w:val="00C41593"/>
    <w:rsid w:val="00C438B6"/>
    <w:rsid w:val="00C43F49"/>
    <w:rsid w:val="00C44104"/>
    <w:rsid w:val="00C44A4E"/>
    <w:rsid w:val="00C459BF"/>
    <w:rsid w:val="00C46AA4"/>
    <w:rsid w:val="00C46BA1"/>
    <w:rsid w:val="00C472B7"/>
    <w:rsid w:val="00C478C3"/>
    <w:rsid w:val="00C47955"/>
    <w:rsid w:val="00C47A3A"/>
    <w:rsid w:val="00C50247"/>
    <w:rsid w:val="00C526DB"/>
    <w:rsid w:val="00C52AA8"/>
    <w:rsid w:val="00C53194"/>
    <w:rsid w:val="00C54AB0"/>
    <w:rsid w:val="00C56853"/>
    <w:rsid w:val="00C5750C"/>
    <w:rsid w:val="00C60A64"/>
    <w:rsid w:val="00C62C61"/>
    <w:rsid w:val="00C64131"/>
    <w:rsid w:val="00C644EA"/>
    <w:rsid w:val="00C6713B"/>
    <w:rsid w:val="00C71DE8"/>
    <w:rsid w:val="00C72572"/>
    <w:rsid w:val="00C72729"/>
    <w:rsid w:val="00C72F7A"/>
    <w:rsid w:val="00C73206"/>
    <w:rsid w:val="00C73608"/>
    <w:rsid w:val="00C738D6"/>
    <w:rsid w:val="00C73A2A"/>
    <w:rsid w:val="00C741C9"/>
    <w:rsid w:val="00C74F33"/>
    <w:rsid w:val="00C761B3"/>
    <w:rsid w:val="00C80003"/>
    <w:rsid w:val="00C8100F"/>
    <w:rsid w:val="00C820BD"/>
    <w:rsid w:val="00C87BAA"/>
    <w:rsid w:val="00C90452"/>
    <w:rsid w:val="00C909FC"/>
    <w:rsid w:val="00C91047"/>
    <w:rsid w:val="00C9172E"/>
    <w:rsid w:val="00C9203C"/>
    <w:rsid w:val="00C92AB9"/>
    <w:rsid w:val="00C92BB2"/>
    <w:rsid w:val="00C94B4F"/>
    <w:rsid w:val="00C94E59"/>
    <w:rsid w:val="00C95B83"/>
    <w:rsid w:val="00C95C93"/>
    <w:rsid w:val="00C966AC"/>
    <w:rsid w:val="00C96B06"/>
    <w:rsid w:val="00CA1BCE"/>
    <w:rsid w:val="00CA267A"/>
    <w:rsid w:val="00CA2B22"/>
    <w:rsid w:val="00CA37AC"/>
    <w:rsid w:val="00CA3A56"/>
    <w:rsid w:val="00CA40BD"/>
    <w:rsid w:val="00CA4765"/>
    <w:rsid w:val="00CA4C09"/>
    <w:rsid w:val="00CA6BE4"/>
    <w:rsid w:val="00CA6EAC"/>
    <w:rsid w:val="00CB0C35"/>
    <w:rsid w:val="00CB18DE"/>
    <w:rsid w:val="00CB2523"/>
    <w:rsid w:val="00CB3D00"/>
    <w:rsid w:val="00CB4F7F"/>
    <w:rsid w:val="00CB53C7"/>
    <w:rsid w:val="00CC17EE"/>
    <w:rsid w:val="00CC1C51"/>
    <w:rsid w:val="00CC1D4F"/>
    <w:rsid w:val="00CC3F46"/>
    <w:rsid w:val="00CC481F"/>
    <w:rsid w:val="00CC4DBE"/>
    <w:rsid w:val="00CC62C6"/>
    <w:rsid w:val="00CC6E16"/>
    <w:rsid w:val="00CC7244"/>
    <w:rsid w:val="00CC794F"/>
    <w:rsid w:val="00CC7A51"/>
    <w:rsid w:val="00CD01F0"/>
    <w:rsid w:val="00CD0CC1"/>
    <w:rsid w:val="00CD171D"/>
    <w:rsid w:val="00CD37FB"/>
    <w:rsid w:val="00CD3E2D"/>
    <w:rsid w:val="00CD3FB3"/>
    <w:rsid w:val="00CD4059"/>
    <w:rsid w:val="00CD5633"/>
    <w:rsid w:val="00CD76BF"/>
    <w:rsid w:val="00CE0EB3"/>
    <w:rsid w:val="00CE17E2"/>
    <w:rsid w:val="00CE5423"/>
    <w:rsid w:val="00CE626B"/>
    <w:rsid w:val="00CE6F7E"/>
    <w:rsid w:val="00CE7E51"/>
    <w:rsid w:val="00CF232E"/>
    <w:rsid w:val="00CF36C6"/>
    <w:rsid w:val="00CF39F8"/>
    <w:rsid w:val="00CF4B61"/>
    <w:rsid w:val="00CF4C15"/>
    <w:rsid w:val="00D02B76"/>
    <w:rsid w:val="00D03CEA"/>
    <w:rsid w:val="00D047A7"/>
    <w:rsid w:val="00D04BA4"/>
    <w:rsid w:val="00D05A21"/>
    <w:rsid w:val="00D10CB1"/>
    <w:rsid w:val="00D11962"/>
    <w:rsid w:val="00D11FFC"/>
    <w:rsid w:val="00D12006"/>
    <w:rsid w:val="00D13ED4"/>
    <w:rsid w:val="00D15066"/>
    <w:rsid w:val="00D15F32"/>
    <w:rsid w:val="00D20B48"/>
    <w:rsid w:val="00D22D7A"/>
    <w:rsid w:val="00D2309C"/>
    <w:rsid w:val="00D24CA5"/>
    <w:rsid w:val="00D25009"/>
    <w:rsid w:val="00D251B9"/>
    <w:rsid w:val="00D25D54"/>
    <w:rsid w:val="00D267FD"/>
    <w:rsid w:val="00D2680B"/>
    <w:rsid w:val="00D26B51"/>
    <w:rsid w:val="00D27D0D"/>
    <w:rsid w:val="00D31544"/>
    <w:rsid w:val="00D32AF5"/>
    <w:rsid w:val="00D34865"/>
    <w:rsid w:val="00D34E15"/>
    <w:rsid w:val="00D34F9C"/>
    <w:rsid w:val="00D354A4"/>
    <w:rsid w:val="00D36E4A"/>
    <w:rsid w:val="00D37616"/>
    <w:rsid w:val="00D40ACA"/>
    <w:rsid w:val="00D41F9C"/>
    <w:rsid w:val="00D4383F"/>
    <w:rsid w:val="00D4423B"/>
    <w:rsid w:val="00D44529"/>
    <w:rsid w:val="00D44BC3"/>
    <w:rsid w:val="00D44C72"/>
    <w:rsid w:val="00D4650D"/>
    <w:rsid w:val="00D46F8A"/>
    <w:rsid w:val="00D50522"/>
    <w:rsid w:val="00D5064A"/>
    <w:rsid w:val="00D50C07"/>
    <w:rsid w:val="00D52390"/>
    <w:rsid w:val="00D52AFB"/>
    <w:rsid w:val="00D5396C"/>
    <w:rsid w:val="00D53CE6"/>
    <w:rsid w:val="00D55F4D"/>
    <w:rsid w:val="00D561A4"/>
    <w:rsid w:val="00D56360"/>
    <w:rsid w:val="00D57143"/>
    <w:rsid w:val="00D574AB"/>
    <w:rsid w:val="00D63AA0"/>
    <w:rsid w:val="00D63AD2"/>
    <w:rsid w:val="00D63F68"/>
    <w:rsid w:val="00D641C6"/>
    <w:rsid w:val="00D64E22"/>
    <w:rsid w:val="00D65FBB"/>
    <w:rsid w:val="00D662A9"/>
    <w:rsid w:val="00D667A1"/>
    <w:rsid w:val="00D70D32"/>
    <w:rsid w:val="00D71264"/>
    <w:rsid w:val="00D72DAF"/>
    <w:rsid w:val="00D73095"/>
    <w:rsid w:val="00D74228"/>
    <w:rsid w:val="00D754BD"/>
    <w:rsid w:val="00D75767"/>
    <w:rsid w:val="00D761DF"/>
    <w:rsid w:val="00D7646C"/>
    <w:rsid w:val="00D764B9"/>
    <w:rsid w:val="00D7736C"/>
    <w:rsid w:val="00D809E9"/>
    <w:rsid w:val="00D822C8"/>
    <w:rsid w:val="00D83A68"/>
    <w:rsid w:val="00D845DA"/>
    <w:rsid w:val="00D8480B"/>
    <w:rsid w:val="00D873AA"/>
    <w:rsid w:val="00D8794B"/>
    <w:rsid w:val="00D87A1B"/>
    <w:rsid w:val="00D87C82"/>
    <w:rsid w:val="00D87DBB"/>
    <w:rsid w:val="00D90367"/>
    <w:rsid w:val="00D927E4"/>
    <w:rsid w:val="00D93055"/>
    <w:rsid w:val="00D94F46"/>
    <w:rsid w:val="00D950ED"/>
    <w:rsid w:val="00D95491"/>
    <w:rsid w:val="00D9624E"/>
    <w:rsid w:val="00D96BFF"/>
    <w:rsid w:val="00D97A7F"/>
    <w:rsid w:val="00D97F35"/>
    <w:rsid w:val="00DA136C"/>
    <w:rsid w:val="00DA28A6"/>
    <w:rsid w:val="00DA411C"/>
    <w:rsid w:val="00DA4382"/>
    <w:rsid w:val="00DA477B"/>
    <w:rsid w:val="00DA4D0F"/>
    <w:rsid w:val="00DB2993"/>
    <w:rsid w:val="00DB3A03"/>
    <w:rsid w:val="00DB3F6A"/>
    <w:rsid w:val="00DB485E"/>
    <w:rsid w:val="00DB5644"/>
    <w:rsid w:val="00DB6FC8"/>
    <w:rsid w:val="00DC2125"/>
    <w:rsid w:val="00DC41E7"/>
    <w:rsid w:val="00DC7300"/>
    <w:rsid w:val="00DD070B"/>
    <w:rsid w:val="00DD128D"/>
    <w:rsid w:val="00DD2B6C"/>
    <w:rsid w:val="00DD3450"/>
    <w:rsid w:val="00DD409C"/>
    <w:rsid w:val="00DD5D21"/>
    <w:rsid w:val="00DD6733"/>
    <w:rsid w:val="00DD6C29"/>
    <w:rsid w:val="00DD74BD"/>
    <w:rsid w:val="00DD74D0"/>
    <w:rsid w:val="00DE084A"/>
    <w:rsid w:val="00DE0DD9"/>
    <w:rsid w:val="00DE1AFD"/>
    <w:rsid w:val="00DE30BA"/>
    <w:rsid w:val="00DE3CE2"/>
    <w:rsid w:val="00DE5B75"/>
    <w:rsid w:val="00DE65DD"/>
    <w:rsid w:val="00DF0D7B"/>
    <w:rsid w:val="00DF1938"/>
    <w:rsid w:val="00DF32CE"/>
    <w:rsid w:val="00DF3ED6"/>
    <w:rsid w:val="00DF4C61"/>
    <w:rsid w:val="00DF4F0F"/>
    <w:rsid w:val="00DF72DF"/>
    <w:rsid w:val="00DF741D"/>
    <w:rsid w:val="00DF78A2"/>
    <w:rsid w:val="00E00660"/>
    <w:rsid w:val="00E00B3F"/>
    <w:rsid w:val="00E013FB"/>
    <w:rsid w:val="00E01659"/>
    <w:rsid w:val="00E0404E"/>
    <w:rsid w:val="00E0678C"/>
    <w:rsid w:val="00E06A32"/>
    <w:rsid w:val="00E071FC"/>
    <w:rsid w:val="00E1076F"/>
    <w:rsid w:val="00E11AE1"/>
    <w:rsid w:val="00E13517"/>
    <w:rsid w:val="00E157B7"/>
    <w:rsid w:val="00E1609B"/>
    <w:rsid w:val="00E167AB"/>
    <w:rsid w:val="00E17A5C"/>
    <w:rsid w:val="00E201AE"/>
    <w:rsid w:val="00E20F48"/>
    <w:rsid w:val="00E2137D"/>
    <w:rsid w:val="00E22299"/>
    <w:rsid w:val="00E22CCA"/>
    <w:rsid w:val="00E23746"/>
    <w:rsid w:val="00E23F5F"/>
    <w:rsid w:val="00E27A8A"/>
    <w:rsid w:val="00E27F3D"/>
    <w:rsid w:val="00E31EC2"/>
    <w:rsid w:val="00E32014"/>
    <w:rsid w:val="00E32EBA"/>
    <w:rsid w:val="00E33173"/>
    <w:rsid w:val="00E349D2"/>
    <w:rsid w:val="00E35DC8"/>
    <w:rsid w:val="00E37C34"/>
    <w:rsid w:val="00E37ECB"/>
    <w:rsid w:val="00E4075C"/>
    <w:rsid w:val="00E4136F"/>
    <w:rsid w:val="00E41E56"/>
    <w:rsid w:val="00E45E8B"/>
    <w:rsid w:val="00E46256"/>
    <w:rsid w:val="00E46716"/>
    <w:rsid w:val="00E46E24"/>
    <w:rsid w:val="00E478F5"/>
    <w:rsid w:val="00E47E40"/>
    <w:rsid w:val="00E50F17"/>
    <w:rsid w:val="00E5124C"/>
    <w:rsid w:val="00E5193B"/>
    <w:rsid w:val="00E52844"/>
    <w:rsid w:val="00E5336D"/>
    <w:rsid w:val="00E55879"/>
    <w:rsid w:val="00E55CA3"/>
    <w:rsid w:val="00E5624C"/>
    <w:rsid w:val="00E564B4"/>
    <w:rsid w:val="00E574EF"/>
    <w:rsid w:val="00E575DF"/>
    <w:rsid w:val="00E602A3"/>
    <w:rsid w:val="00E6077D"/>
    <w:rsid w:val="00E61FCE"/>
    <w:rsid w:val="00E62379"/>
    <w:rsid w:val="00E62D40"/>
    <w:rsid w:val="00E63A66"/>
    <w:rsid w:val="00E64326"/>
    <w:rsid w:val="00E6563D"/>
    <w:rsid w:val="00E67E2F"/>
    <w:rsid w:val="00E7085D"/>
    <w:rsid w:val="00E70C53"/>
    <w:rsid w:val="00E70D76"/>
    <w:rsid w:val="00E7467B"/>
    <w:rsid w:val="00E750A5"/>
    <w:rsid w:val="00E8082D"/>
    <w:rsid w:val="00E81862"/>
    <w:rsid w:val="00E8197E"/>
    <w:rsid w:val="00E81EAB"/>
    <w:rsid w:val="00E8357F"/>
    <w:rsid w:val="00E8370E"/>
    <w:rsid w:val="00E83884"/>
    <w:rsid w:val="00E83AAA"/>
    <w:rsid w:val="00E84875"/>
    <w:rsid w:val="00E8543E"/>
    <w:rsid w:val="00E87D22"/>
    <w:rsid w:val="00E908A9"/>
    <w:rsid w:val="00E927DF"/>
    <w:rsid w:val="00E93228"/>
    <w:rsid w:val="00E95738"/>
    <w:rsid w:val="00E95AA9"/>
    <w:rsid w:val="00E96A79"/>
    <w:rsid w:val="00E96E60"/>
    <w:rsid w:val="00E970EC"/>
    <w:rsid w:val="00EA0A3F"/>
    <w:rsid w:val="00EA0D75"/>
    <w:rsid w:val="00EA0E34"/>
    <w:rsid w:val="00EA20EE"/>
    <w:rsid w:val="00EA251D"/>
    <w:rsid w:val="00EA2C2F"/>
    <w:rsid w:val="00EA33E9"/>
    <w:rsid w:val="00EA379B"/>
    <w:rsid w:val="00EA3A38"/>
    <w:rsid w:val="00EA5E62"/>
    <w:rsid w:val="00EA69D0"/>
    <w:rsid w:val="00EA7A03"/>
    <w:rsid w:val="00EA7EAE"/>
    <w:rsid w:val="00EB00A6"/>
    <w:rsid w:val="00EB0360"/>
    <w:rsid w:val="00EB14C0"/>
    <w:rsid w:val="00EB47AC"/>
    <w:rsid w:val="00EB4EE4"/>
    <w:rsid w:val="00EB6B60"/>
    <w:rsid w:val="00EB7677"/>
    <w:rsid w:val="00EC072C"/>
    <w:rsid w:val="00EC23F8"/>
    <w:rsid w:val="00EC2AF7"/>
    <w:rsid w:val="00EC33C9"/>
    <w:rsid w:val="00EC4B50"/>
    <w:rsid w:val="00EC4B80"/>
    <w:rsid w:val="00EC4E4B"/>
    <w:rsid w:val="00EC5422"/>
    <w:rsid w:val="00EC5766"/>
    <w:rsid w:val="00EC5F6D"/>
    <w:rsid w:val="00EC6D02"/>
    <w:rsid w:val="00EC7815"/>
    <w:rsid w:val="00ED2CBA"/>
    <w:rsid w:val="00ED3FF2"/>
    <w:rsid w:val="00ED55FE"/>
    <w:rsid w:val="00ED5952"/>
    <w:rsid w:val="00ED62FB"/>
    <w:rsid w:val="00ED6512"/>
    <w:rsid w:val="00EE1641"/>
    <w:rsid w:val="00EE1BC8"/>
    <w:rsid w:val="00EE2CA2"/>
    <w:rsid w:val="00EE530A"/>
    <w:rsid w:val="00EE53B4"/>
    <w:rsid w:val="00EE5661"/>
    <w:rsid w:val="00EE5BD4"/>
    <w:rsid w:val="00EE77D1"/>
    <w:rsid w:val="00EE79DF"/>
    <w:rsid w:val="00EF00BB"/>
    <w:rsid w:val="00EF3382"/>
    <w:rsid w:val="00EF3DE9"/>
    <w:rsid w:val="00EF4B5B"/>
    <w:rsid w:val="00EF6176"/>
    <w:rsid w:val="00EF6CA1"/>
    <w:rsid w:val="00EF6F8E"/>
    <w:rsid w:val="00EF7BC6"/>
    <w:rsid w:val="00F00AFD"/>
    <w:rsid w:val="00F00B10"/>
    <w:rsid w:val="00F01553"/>
    <w:rsid w:val="00F024F4"/>
    <w:rsid w:val="00F0288B"/>
    <w:rsid w:val="00F02E4C"/>
    <w:rsid w:val="00F03F64"/>
    <w:rsid w:val="00F043CB"/>
    <w:rsid w:val="00F07787"/>
    <w:rsid w:val="00F07967"/>
    <w:rsid w:val="00F10E83"/>
    <w:rsid w:val="00F1155F"/>
    <w:rsid w:val="00F11A58"/>
    <w:rsid w:val="00F11B4E"/>
    <w:rsid w:val="00F11C5C"/>
    <w:rsid w:val="00F12687"/>
    <w:rsid w:val="00F132AB"/>
    <w:rsid w:val="00F13705"/>
    <w:rsid w:val="00F15167"/>
    <w:rsid w:val="00F171CA"/>
    <w:rsid w:val="00F1787F"/>
    <w:rsid w:val="00F2056C"/>
    <w:rsid w:val="00F21A76"/>
    <w:rsid w:val="00F2240E"/>
    <w:rsid w:val="00F22F39"/>
    <w:rsid w:val="00F23098"/>
    <w:rsid w:val="00F23C2B"/>
    <w:rsid w:val="00F25E8F"/>
    <w:rsid w:val="00F26281"/>
    <w:rsid w:val="00F27837"/>
    <w:rsid w:val="00F3249E"/>
    <w:rsid w:val="00F35168"/>
    <w:rsid w:val="00F424AB"/>
    <w:rsid w:val="00F4303B"/>
    <w:rsid w:val="00F437E8"/>
    <w:rsid w:val="00F43C0C"/>
    <w:rsid w:val="00F45033"/>
    <w:rsid w:val="00F45644"/>
    <w:rsid w:val="00F45E24"/>
    <w:rsid w:val="00F46FEB"/>
    <w:rsid w:val="00F47D0F"/>
    <w:rsid w:val="00F50A9C"/>
    <w:rsid w:val="00F51638"/>
    <w:rsid w:val="00F525E5"/>
    <w:rsid w:val="00F529B3"/>
    <w:rsid w:val="00F542E3"/>
    <w:rsid w:val="00F54FFF"/>
    <w:rsid w:val="00F573B5"/>
    <w:rsid w:val="00F57F36"/>
    <w:rsid w:val="00F61F4C"/>
    <w:rsid w:val="00F63DB0"/>
    <w:rsid w:val="00F64733"/>
    <w:rsid w:val="00F64CF1"/>
    <w:rsid w:val="00F652EC"/>
    <w:rsid w:val="00F65F2F"/>
    <w:rsid w:val="00F66DD8"/>
    <w:rsid w:val="00F6701D"/>
    <w:rsid w:val="00F67CEB"/>
    <w:rsid w:val="00F70A67"/>
    <w:rsid w:val="00F730D8"/>
    <w:rsid w:val="00F733ED"/>
    <w:rsid w:val="00F74DD5"/>
    <w:rsid w:val="00F754B5"/>
    <w:rsid w:val="00F75942"/>
    <w:rsid w:val="00F76B33"/>
    <w:rsid w:val="00F80348"/>
    <w:rsid w:val="00F80629"/>
    <w:rsid w:val="00F80E7D"/>
    <w:rsid w:val="00F82A8A"/>
    <w:rsid w:val="00F833E6"/>
    <w:rsid w:val="00F846F7"/>
    <w:rsid w:val="00F84FAF"/>
    <w:rsid w:val="00F85FFA"/>
    <w:rsid w:val="00F86CE6"/>
    <w:rsid w:val="00F919CB"/>
    <w:rsid w:val="00F93531"/>
    <w:rsid w:val="00F935A1"/>
    <w:rsid w:val="00F94AD6"/>
    <w:rsid w:val="00FA0378"/>
    <w:rsid w:val="00FA0707"/>
    <w:rsid w:val="00FA16C0"/>
    <w:rsid w:val="00FA2302"/>
    <w:rsid w:val="00FA237A"/>
    <w:rsid w:val="00FA440E"/>
    <w:rsid w:val="00FA5673"/>
    <w:rsid w:val="00FA5DA7"/>
    <w:rsid w:val="00FB25E8"/>
    <w:rsid w:val="00FB2806"/>
    <w:rsid w:val="00FB43CD"/>
    <w:rsid w:val="00FB6562"/>
    <w:rsid w:val="00FB6A22"/>
    <w:rsid w:val="00FB73EA"/>
    <w:rsid w:val="00FC04ED"/>
    <w:rsid w:val="00FC1270"/>
    <w:rsid w:val="00FC2824"/>
    <w:rsid w:val="00FC35C4"/>
    <w:rsid w:val="00FC5555"/>
    <w:rsid w:val="00FC687C"/>
    <w:rsid w:val="00FC79B4"/>
    <w:rsid w:val="00FD271A"/>
    <w:rsid w:val="00FD2F43"/>
    <w:rsid w:val="00FD4022"/>
    <w:rsid w:val="00FD4403"/>
    <w:rsid w:val="00FD607E"/>
    <w:rsid w:val="00FD61D3"/>
    <w:rsid w:val="00FE0330"/>
    <w:rsid w:val="00FE0800"/>
    <w:rsid w:val="00FE163A"/>
    <w:rsid w:val="00FE1B2A"/>
    <w:rsid w:val="00FE4739"/>
    <w:rsid w:val="00FE517F"/>
    <w:rsid w:val="00FE6D6E"/>
    <w:rsid w:val="00FE72A8"/>
    <w:rsid w:val="00FF0073"/>
    <w:rsid w:val="00FF050D"/>
    <w:rsid w:val="00FF30C3"/>
    <w:rsid w:val="00FF3B1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14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1661</cp:revision>
  <cp:lastPrinted>2018-03-16T02:25:00Z</cp:lastPrinted>
  <dcterms:created xsi:type="dcterms:W3CDTF">2018-03-31T17:08:00Z</dcterms:created>
  <dcterms:modified xsi:type="dcterms:W3CDTF">2018-04-24T12:27:00Z</dcterms:modified>
</cp:coreProperties>
</file>